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7887430"/>
        <w:docPartObj>
          <w:docPartGallery w:val="Cover Pages"/>
          <w:docPartUnique/>
        </w:docPartObj>
      </w:sdtPr>
      <w:sdtEndPr/>
      <w:sdtContent>
        <w:p w:rsidR="00243C24" w:rsidRDefault="003D102D">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4325" cy="9715500"/>
                    <wp:effectExtent l="0" t="0" r="0" b="0"/>
                    <wp:wrapNone/>
                    <wp:docPr id="20"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9715500"/>
                              <a:chOff x="0" y="0"/>
                              <a:chExt cx="68580" cy="92717"/>
                            </a:xfrm>
                          </wpg:grpSpPr>
                          <wps:wsp>
                            <wps:cNvPr id="21" name="Rectangle 120"/>
                            <wps:cNvSpPr>
                              <a:spLocks noChangeArrowheads="1"/>
                            </wps:cNvSpPr>
                            <wps:spPr bwMode="auto">
                              <a:xfrm>
                                <a:off x="0" y="73152"/>
                                <a:ext cx="68580" cy="1431"/>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2" name="Rectangle 121"/>
                            <wps:cNvSpPr>
                              <a:spLocks noChangeArrowheads="1"/>
                            </wps:cNvSpPr>
                            <wps:spPr bwMode="auto">
                              <a:xfrm>
                                <a:off x="0" y="74390"/>
                                <a:ext cx="68580" cy="18327"/>
                              </a:xfrm>
                              <a:prstGeom prst="rect">
                                <a:avLst/>
                              </a:prstGeom>
                              <a:solidFill>
                                <a:schemeClr val="accent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color w:val="FFFFFF" w:themeColor="background1"/>
                                      <w:sz w:val="32"/>
                                      <w:szCs w:val="32"/>
                                    </w:rPr>
                                    <w:alias w:val="Author"/>
                                    <w:tag w:val=""/>
                                    <w:id w:val="344394449"/>
                                    <w:dataBinding w:prefixMappings="xmlns:ns0='http://purl.org/dc/elements/1.1/' xmlns:ns1='http://schemas.openxmlformats.org/package/2006/metadata/core-properties' " w:xpath="/ns1:coreProperties[1]/ns0:creator[1]" w:storeItemID="{6C3C8BC8-F283-45AE-878A-BAB7291924A1}"/>
                                    <w:text/>
                                  </w:sdtPr>
                                  <w:sdtEndPr/>
                                  <w:sdtContent>
                                    <w:p w:rsidR="00A40F70" w:rsidRDefault="00EA515A">
                                      <w:pPr>
                                        <w:pStyle w:val="NoSpacing"/>
                                        <w:rPr>
                                          <w:color w:val="FFFFFF" w:themeColor="background1"/>
                                          <w:sz w:val="32"/>
                                          <w:szCs w:val="32"/>
                                        </w:rPr>
                                      </w:pPr>
                                      <w:r>
                                        <w:rPr>
                                          <w:color w:val="FFFFFF" w:themeColor="background1"/>
                                          <w:sz w:val="32"/>
                                          <w:szCs w:val="32"/>
                                        </w:rPr>
                                        <w:t>STUDENT Joseph Roper</w:t>
                                      </w:r>
                                    </w:p>
                                  </w:sdtContent>
                                </w:sdt>
                                <w:p w:rsidR="00A40F70" w:rsidRDefault="00914034">
                                  <w:pPr>
                                    <w:pStyle w:val="NoSpacing"/>
                                    <w:rPr>
                                      <w:caps/>
                                      <w:color w:val="FFFFFF" w:themeColor="background1"/>
                                    </w:rPr>
                                  </w:pPr>
                                  <w:sdt>
                                    <w:sdtPr>
                                      <w:rPr>
                                        <w:caps/>
                                        <w:color w:val="FFFFFF" w:themeColor="background1"/>
                                      </w:rPr>
                                      <w:alias w:val="Company"/>
                                      <w:tag w:val=""/>
                                      <w:id w:val="344394450"/>
                                      <w:dataBinding w:prefixMappings="xmlns:ns0='http://schemas.openxmlformats.org/officeDocument/2006/extended-properties' " w:xpath="/ns0:Properties[1]/ns0:Company[1]" w:storeItemID="{6668398D-A668-4E3E-A5EB-62B293D839F1}"/>
                                      <w:text/>
                                    </w:sdtPr>
                                    <w:sdtEndPr/>
                                    <w:sdtContent>
                                      <w:r w:rsidR="00A40F70">
                                        <w:rPr>
                                          <w:caps/>
                                          <w:color w:val="FFFFFF" w:themeColor="background1"/>
                                          <w:lang w:val="en-GB"/>
                                        </w:rPr>
                                        <w:t>Salford City College</w:t>
                                      </w:r>
                                    </w:sdtContent>
                                  </w:sdt>
                                  <w:r w:rsidR="00A40F70">
                                    <w:rPr>
                                      <w:caps/>
                                      <w:color w:val="FFFFFF" w:themeColor="background1"/>
                                    </w:rPr>
                                    <w:t xml:space="preserve"> </w:t>
                                  </w:r>
                                </w:p>
                              </w:txbxContent>
                            </wps:txbx>
                            <wps:bodyPr rot="0" vert="horz" wrap="square" lIns="457200" tIns="182880" rIns="457200" bIns="457200" anchor="b" anchorCtr="0" upright="1">
                              <a:noAutofit/>
                            </wps:bodyPr>
                          </wps:wsp>
                          <wps:wsp>
                            <wps:cNvPr id="23" name="Text Box 122"/>
                            <wps:cNvSpPr txBox="1">
                              <a:spLocks noChangeArrowheads="1"/>
                            </wps:cNvSpPr>
                            <wps:spPr bwMode="auto">
                              <a:xfrm>
                                <a:off x="0" y="0"/>
                                <a:ext cx="68580" cy="73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olor w:val="595959" w:themeColor="text1" w:themeTint="A6"/>
                                      <w:sz w:val="108"/>
                                      <w:szCs w:val="108"/>
                                    </w:rPr>
                                    <w:alias w:val="Title"/>
                                    <w:tag w:val=""/>
                                    <w:id w:val="344394452"/>
                                    <w:dataBinding w:prefixMappings="xmlns:ns0='http://purl.org/dc/elements/1.1/' xmlns:ns1='http://schemas.openxmlformats.org/package/2006/metadata/core-properties' " w:xpath="/ns1:coreProperties[1]/ns0:title[1]" w:storeItemID="{6C3C8BC8-F283-45AE-878A-BAB7291924A1}"/>
                                    <w:text/>
                                  </w:sdtPr>
                                  <w:sdtEndPr/>
                                  <w:sdtContent>
                                    <w:p w:rsidR="00A40F70" w:rsidRDefault="00A40F7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335B74" w:themeColor="text2"/>
                                      <w:sz w:val="36"/>
                                      <w:szCs w:val="36"/>
                                    </w:rPr>
                                    <w:alias w:val="Subtitle"/>
                                    <w:tag w:val=""/>
                                    <w:id w:val="344394453"/>
                                    <w:dataBinding w:prefixMappings="xmlns:ns0='http://purl.org/dc/elements/1.1/' xmlns:ns1='http://schemas.openxmlformats.org/package/2006/metadata/core-properties' " w:xpath="/ns1:coreProperties[1]/ns0:subject[1]" w:storeItemID="{6C3C8BC8-F283-45AE-878A-BAB7291924A1}"/>
                                    <w:text/>
                                  </w:sdtPr>
                                  <w:sdtEndPr/>
                                  <w:sdtContent>
                                    <w:p w:rsidR="00A40F70" w:rsidRDefault="00A40F70">
                                      <w:pPr>
                                        <w:pStyle w:val="NoSpacing"/>
                                        <w:spacing w:before="240"/>
                                        <w:rPr>
                                          <w:caps/>
                                          <w:color w:val="335B74" w:themeColor="text2"/>
                                          <w:sz w:val="36"/>
                                          <w:szCs w:val="36"/>
                                        </w:rPr>
                                      </w:pPr>
                                      <w:r>
                                        <w:rPr>
                                          <w:caps/>
                                          <w:color w:val="335B74" w:themeColor="text2"/>
                                          <w:sz w:val="36"/>
                                          <w:szCs w:val="36"/>
                                        </w:rPr>
                                        <w:t>Unit 7</w:t>
                                      </w:r>
                                      <w:r w:rsidR="00EA515A">
                                        <w:rPr>
                                          <w:caps/>
                                          <w:color w:val="335B74" w:themeColor="text2"/>
                                          <w:sz w:val="36"/>
                                          <w:szCs w:val="36"/>
                                        </w:rPr>
                                        <w:t>5</w:t>
                                      </w:r>
                                      <w:r>
                                        <w:rPr>
                                          <w:caps/>
                                          <w:color w:val="335B74" w:themeColor="text2"/>
                                          <w:sz w:val="36"/>
                                          <w:szCs w:val="36"/>
                                        </w:rPr>
                                        <w:t xml:space="preserve">: </w:t>
                                      </w:r>
                                      <w:r w:rsidR="00EA515A">
                                        <w:rPr>
                                          <w:caps/>
                                          <w:color w:val="335B74" w:themeColor="text2"/>
                                          <w:sz w:val="36"/>
                                          <w:szCs w:val="36"/>
                                        </w:rPr>
                                        <w:t>Designing a game interface</w:t>
                                      </w:r>
                                    </w:p>
                                  </w:sdtContent>
                                </w:sdt>
                              </w:txbxContent>
                            </wps:txbx>
                            <wps:bodyPr rot="0" vert="horz" wrap="square" lIns="457200" tIns="457200" rIns="457200" bIns="45720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24.75pt;height:765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" fillcolor="#1cade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" fillcolor="#2683c6 [3205]" stroked="f" strokeweight="1pt">
                      <v:textbox inset="36pt,14.4pt,36pt,36pt">
                        <w:txbxContent>
                          <w:sdt>
                            <w:sdtPr>
                              <w:rPr>
                                <w:color w:val="FFFFFF" w:themeColor="background1"/>
                                <w:sz w:val="32"/>
                                <w:szCs w:val="32"/>
                              </w:rPr>
                              <w:alias w:val="Author"/>
                              <w:tag w:val=""/>
                              <w:id w:val="344394449"/>
                              <w:dataBinding w:prefixMappings="xmlns:ns0='http://purl.org/dc/elements/1.1/' xmlns:ns1='http://schemas.openxmlformats.org/package/2006/metadata/core-properties' " w:xpath="/ns1:coreProperties[1]/ns0:creator[1]" w:storeItemID="{6C3C8BC8-F283-45AE-878A-BAB7291924A1}"/>
                              <w:text/>
                            </w:sdtPr>
                            <w:sdtEndPr/>
                            <w:sdtContent>
                              <w:p w:rsidR="00A40F70" w:rsidRDefault="00EA515A">
                                <w:pPr>
                                  <w:pStyle w:val="NoSpacing"/>
                                  <w:rPr>
                                    <w:color w:val="FFFFFF" w:themeColor="background1"/>
                                    <w:sz w:val="32"/>
                                    <w:szCs w:val="32"/>
                                  </w:rPr>
                                </w:pPr>
                                <w:r>
                                  <w:rPr>
                                    <w:color w:val="FFFFFF" w:themeColor="background1"/>
                                    <w:sz w:val="32"/>
                                    <w:szCs w:val="32"/>
                                  </w:rPr>
                                  <w:t>STUDENT Joseph Roper</w:t>
                                </w:r>
                              </w:p>
                            </w:sdtContent>
                          </w:sdt>
                          <w:p w:rsidR="00A40F70" w:rsidRDefault="00914034">
                            <w:pPr>
                              <w:pStyle w:val="NoSpacing"/>
                              <w:rPr>
                                <w:caps/>
                                <w:color w:val="FFFFFF" w:themeColor="background1"/>
                              </w:rPr>
                            </w:pPr>
                            <w:sdt>
                              <w:sdtPr>
                                <w:rPr>
                                  <w:caps/>
                                  <w:color w:val="FFFFFF" w:themeColor="background1"/>
                                </w:rPr>
                                <w:alias w:val="Company"/>
                                <w:tag w:val=""/>
                                <w:id w:val="344394450"/>
                                <w:dataBinding w:prefixMappings="xmlns:ns0='http://schemas.openxmlformats.org/officeDocument/2006/extended-properties' " w:xpath="/ns0:Properties[1]/ns0:Company[1]" w:storeItemID="{6668398D-A668-4E3E-A5EB-62B293D839F1}"/>
                                <w:text/>
                              </w:sdtPr>
                              <w:sdtEndPr/>
                              <w:sdtContent>
                                <w:r w:rsidR="00A40F70">
                                  <w:rPr>
                                    <w:caps/>
                                    <w:color w:val="FFFFFF" w:themeColor="background1"/>
                                    <w:lang w:val="en-GB"/>
                                  </w:rPr>
                                  <w:t>Salford City College</w:t>
                                </w:r>
                              </w:sdtContent>
                            </w:sdt>
                            <w:r w:rsidR="00A40F70">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344394452"/>
                              <w:dataBinding w:prefixMappings="xmlns:ns0='http://purl.org/dc/elements/1.1/' xmlns:ns1='http://schemas.openxmlformats.org/package/2006/metadata/core-properties' " w:xpath="/ns1:coreProperties[1]/ns0:title[1]" w:storeItemID="{6C3C8BC8-F283-45AE-878A-BAB7291924A1}"/>
                              <w:text/>
                            </w:sdtPr>
                            <w:sdtEndPr/>
                            <w:sdtContent>
                              <w:p w:rsidR="00A40F70" w:rsidRDefault="00A40F7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335B74" w:themeColor="text2"/>
                                <w:sz w:val="36"/>
                                <w:szCs w:val="36"/>
                              </w:rPr>
                              <w:alias w:val="Subtitle"/>
                              <w:tag w:val=""/>
                              <w:id w:val="344394453"/>
                              <w:dataBinding w:prefixMappings="xmlns:ns0='http://purl.org/dc/elements/1.1/' xmlns:ns1='http://schemas.openxmlformats.org/package/2006/metadata/core-properties' " w:xpath="/ns1:coreProperties[1]/ns0:subject[1]" w:storeItemID="{6C3C8BC8-F283-45AE-878A-BAB7291924A1}"/>
                              <w:text/>
                            </w:sdtPr>
                            <w:sdtEndPr/>
                            <w:sdtContent>
                              <w:p w:rsidR="00A40F70" w:rsidRDefault="00A40F70">
                                <w:pPr>
                                  <w:pStyle w:val="NoSpacing"/>
                                  <w:spacing w:before="240"/>
                                  <w:rPr>
                                    <w:caps/>
                                    <w:color w:val="335B74" w:themeColor="text2"/>
                                    <w:sz w:val="36"/>
                                    <w:szCs w:val="36"/>
                                  </w:rPr>
                                </w:pPr>
                                <w:r>
                                  <w:rPr>
                                    <w:caps/>
                                    <w:color w:val="335B74" w:themeColor="text2"/>
                                    <w:sz w:val="36"/>
                                    <w:szCs w:val="36"/>
                                  </w:rPr>
                                  <w:t>Unit 7</w:t>
                                </w:r>
                                <w:r w:rsidR="00EA515A">
                                  <w:rPr>
                                    <w:caps/>
                                    <w:color w:val="335B74" w:themeColor="text2"/>
                                    <w:sz w:val="36"/>
                                    <w:szCs w:val="36"/>
                                  </w:rPr>
                                  <w:t>5</w:t>
                                </w:r>
                                <w:r>
                                  <w:rPr>
                                    <w:caps/>
                                    <w:color w:val="335B74" w:themeColor="text2"/>
                                    <w:sz w:val="36"/>
                                    <w:szCs w:val="36"/>
                                  </w:rPr>
                                  <w:t xml:space="preserve">: </w:t>
                                </w:r>
                                <w:r w:rsidR="00EA515A">
                                  <w:rPr>
                                    <w:caps/>
                                    <w:color w:val="335B74" w:themeColor="text2"/>
                                    <w:sz w:val="36"/>
                                    <w:szCs w:val="36"/>
                                  </w:rPr>
                                  <w:t>Designing a game interface</w:t>
                                </w:r>
                              </w:p>
                            </w:sdtContent>
                          </w:sdt>
                        </w:txbxContent>
                      </v:textbox>
                    </v:shape>
                    <w10:wrap anchorx="page" anchory="page"/>
                  </v:group>
                </w:pict>
              </mc:Fallback>
            </mc:AlternateContent>
          </w:r>
        </w:p>
        <w:p w:rsidR="00243C24" w:rsidRDefault="00243C24">
          <w:r>
            <w:br w:type="page"/>
          </w:r>
        </w:p>
        <w:p w:rsidR="008446B4" w:rsidRPr="00745EB3" w:rsidRDefault="00745EB3" w:rsidP="004041E1">
          <w:pPr>
            <w:pStyle w:val="Title"/>
            <w:rPr>
              <w:sz w:val="52"/>
            </w:rPr>
          </w:pPr>
          <w:r w:rsidRPr="00745EB3">
            <w:rPr>
              <w:sz w:val="52"/>
            </w:rPr>
            <w:lastRenderedPageBreak/>
            <w:t>Unit 7</w:t>
          </w:r>
          <w:r w:rsidR="00EA515A">
            <w:rPr>
              <w:sz w:val="52"/>
            </w:rPr>
            <w:t>5</w:t>
          </w:r>
          <w:r w:rsidRPr="00745EB3">
            <w:rPr>
              <w:sz w:val="52"/>
            </w:rPr>
            <w:t xml:space="preserve"> – </w:t>
          </w:r>
          <w:r w:rsidR="00EA515A">
            <w:rPr>
              <w:sz w:val="52"/>
            </w:rPr>
            <w:t>Human Computer Interface</w:t>
          </w:r>
        </w:p>
        <w:p w:rsidR="008446B4" w:rsidRDefault="00EA515A" w:rsidP="004041E1">
          <w:pPr>
            <w:pStyle w:val="Heading1"/>
          </w:pPr>
          <w:r>
            <w:t xml:space="preserve">Game </w:t>
          </w:r>
          <w:r w:rsidR="000B3C7A">
            <w:t>Idea</w:t>
          </w:r>
        </w:p>
        <w:p w:rsidR="00F077BA" w:rsidRPr="000B3C7A" w:rsidRDefault="00F077BA" w:rsidP="00F077BA">
          <w:pPr>
            <w:rPr>
              <w:sz w:val="24"/>
              <w:szCs w:val="24"/>
            </w:rPr>
          </w:pPr>
          <w:r w:rsidRPr="00F077BA">
            <w:rPr>
              <w:sz w:val="24"/>
              <w:szCs w:val="24"/>
            </w:rPr>
            <w:t xml:space="preserve">My game will be called The Exhibit as the player will have to jump across gaps and over enemies for the </w:t>
          </w:r>
          <w:r w:rsidR="000B3C7A" w:rsidRPr="000B3C7A">
            <w:rPr>
              <w:sz w:val="24"/>
              <w:szCs w:val="24"/>
            </w:rPr>
            <w:t>audience’s</w:t>
          </w:r>
          <w:r w:rsidRPr="00F077BA">
            <w:rPr>
              <w:sz w:val="24"/>
              <w:szCs w:val="24"/>
            </w:rPr>
            <w:t xml:space="preserve"> entertainment.</w:t>
          </w:r>
          <w:r w:rsidR="000B3C7A" w:rsidRPr="000B3C7A">
            <w:rPr>
              <w:sz w:val="24"/>
              <w:szCs w:val="24"/>
            </w:rPr>
            <w:t xml:space="preserve"> The game will be a platformer designed for the play of children.</w:t>
          </w:r>
        </w:p>
        <w:p w:rsidR="00EA515A" w:rsidRDefault="00EA515A" w:rsidP="00EA515A">
          <w:pPr>
            <w:pStyle w:val="Heading1"/>
          </w:pPr>
          <w:r>
            <w:t>Target Audience</w:t>
          </w:r>
        </w:p>
        <w:p w:rsidR="00EA515A" w:rsidRPr="000B3C7A" w:rsidRDefault="000B3C7A" w:rsidP="00EA515A">
          <w:pPr>
            <w:rPr>
              <w:sz w:val="24"/>
              <w:szCs w:val="24"/>
            </w:rPr>
          </w:pPr>
          <w:r w:rsidRPr="000B3C7A">
            <w:rPr>
              <w:sz w:val="24"/>
              <w:szCs w:val="24"/>
            </w:rPr>
            <w:t>The target audience for my game will be for people aged 3 and up as there will be no violent content or profanities in my game. It will also be for people who like platformers such as in the Super Mario Bros games as that will be the game genre for my project.</w:t>
          </w:r>
        </w:p>
        <w:p w:rsidR="000B3C7A" w:rsidRPr="000B3C7A" w:rsidRDefault="00EA515A" w:rsidP="000B3C7A">
          <w:pPr>
            <w:pStyle w:val="Heading1"/>
          </w:pPr>
          <w:r>
            <w:t>Mood Board</w:t>
          </w:r>
        </w:p>
        <w:p w:rsidR="00EA515A" w:rsidRDefault="000B3C7A" w:rsidP="00EA515A">
          <w:r>
            <w:rPr>
              <w:rFonts w:ascii="Arial" w:hAnsi="Arial" w:cs="Arial"/>
              <w:noProof/>
              <w:color w:val="595959"/>
            </w:rPr>
            <w:drawing>
              <wp:inline distT="0" distB="0" distL="0" distR="0">
                <wp:extent cx="5731510" cy="4298633"/>
                <wp:effectExtent l="0" t="0" r="0" b="0"/>
                <wp:docPr id="1" name="Picture 1" descr="https://lh3.googleusercontent.com/i-LGTz98qJ0tAuKeVwMNTdecyMSaGhXCzhRaFUTCkET2u867mKy-6VCZoszHMBaD-pKoIPBU9bjfYlq6u3yOIjmqJdMc_2meor5THqCDGnoJXH52I337PXnzvrPrBh8-0Ij5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LGTz98qJ0tAuKeVwMNTdecyMSaGhXCzhRaFUTCkET2u867mKy-6VCZoszHMBaD-pKoIPBU9bjfYlq6u3yOIjmqJdMc_2meor5THqCDGnoJXH52I337PXnzvrPrBh8-0Ij5l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B3C7A" w:rsidRPr="000B3C7A" w:rsidRDefault="000B3C7A" w:rsidP="00EA515A">
          <w:pPr>
            <w:rPr>
              <w:sz w:val="24"/>
              <w:szCs w:val="24"/>
            </w:rPr>
          </w:pPr>
          <w:r w:rsidRPr="000B3C7A">
            <w:rPr>
              <w:sz w:val="24"/>
              <w:szCs w:val="24"/>
            </w:rPr>
            <w:t xml:space="preserve">To have an idea of what I wanted my game to look like I made a mood board. In the game, I will base the design of my coins off of the ones used throughout the Mario series. For the health bar of my character as reference, I put up a picture of the classic hearts from the Zelda series. For the terrain of my game, I looked at the infamous game Minecraft for reference as that game is mostly about travelling the blocky world through the different terrains such as grass, dirt, sand, ice and stone. For the title screen of my game, I wanted curtains as to suggest that the player is part of a show and when I thought of other games </w:t>
          </w:r>
          <w:r w:rsidRPr="000B3C7A">
            <w:rPr>
              <w:sz w:val="24"/>
              <w:szCs w:val="24"/>
            </w:rPr>
            <w:lastRenderedPageBreak/>
            <w:t>that did this Battle Block theatre and Super Mario Bros 3 so I placed them onto the mood board as inspiration.</w:t>
          </w:r>
        </w:p>
        <w:p w:rsidR="00EA515A" w:rsidRDefault="00EA515A" w:rsidP="00EA515A">
          <w:pPr>
            <w:pStyle w:val="Heading1"/>
          </w:pPr>
          <w:r>
            <w:t>Title Screen Idea</w:t>
          </w:r>
        </w:p>
        <w:p w:rsidR="0003360A" w:rsidRPr="0003360A" w:rsidRDefault="0003360A" w:rsidP="0003360A">
          <w:pPr>
            <w:rPr>
              <w:sz w:val="24"/>
              <w:szCs w:val="24"/>
            </w:rPr>
          </w:pPr>
          <w:r w:rsidRPr="0003360A">
            <w:rPr>
              <w:sz w:val="24"/>
              <w:szCs w:val="24"/>
            </w:rPr>
            <w:t>For the title screen of my game I wanted show curtains in the background to indirectly tell the player that they are taking part in a show. The title is then in front of the curtains with the start button making it clear for the player on how to start playing the game.</w:t>
          </w:r>
        </w:p>
        <w:p w:rsidR="00EA515A" w:rsidRDefault="0003360A" w:rsidP="00EA515A">
          <w:r>
            <w:rPr>
              <w:rFonts w:ascii="Arial" w:hAnsi="Arial" w:cs="Arial"/>
              <w:noProof/>
              <w:color w:val="595959"/>
            </w:rPr>
            <w:drawing>
              <wp:inline distT="0" distB="0" distL="0" distR="0">
                <wp:extent cx="5731510" cy="2608572"/>
                <wp:effectExtent l="0" t="0" r="0" b="0"/>
                <wp:docPr id="2" name="Picture 2" descr="https://lh3.googleusercontent.com/oP2XdN2BwjMeOdCb96UkqdYyj5toINKCGmLMHSvxvYZ5HHdbX8FQj89zf58FkAFrtaWzG38w9ycAbELcqe1rZhjHXzZpEP8YbbbWLKNi8GUFsSCd1nqJYTeFC9PE3PSinHdE2Y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P2XdN2BwjMeOdCb96UkqdYyj5toINKCGmLMHSvxvYZ5HHdbX8FQj89zf58FkAFrtaWzG38w9ycAbELcqe1rZhjHXzZpEP8YbbbWLKNi8GUFsSCd1nqJYTeFC9PE3PSinHdE2Y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8572"/>
                        </a:xfrm>
                        <a:prstGeom prst="rect">
                          <a:avLst/>
                        </a:prstGeom>
                        <a:noFill/>
                        <a:ln>
                          <a:noFill/>
                        </a:ln>
                      </pic:spPr>
                    </pic:pic>
                  </a:graphicData>
                </a:graphic>
              </wp:inline>
            </w:drawing>
          </w:r>
        </w:p>
        <w:p w:rsidR="00EA515A" w:rsidRDefault="00EA515A" w:rsidP="00EA515A">
          <w:pPr>
            <w:pStyle w:val="Heading1"/>
          </w:pPr>
          <w:r>
            <w:t>Level 1 Screen Idea</w:t>
          </w:r>
        </w:p>
        <w:p w:rsidR="00EA515A" w:rsidRDefault="0003360A" w:rsidP="0003360A">
          <w:pPr>
            <w:rPr>
              <w:sz w:val="24"/>
              <w:szCs w:val="24"/>
            </w:rPr>
          </w:pPr>
          <w:r w:rsidRPr="0003360A">
            <w:rPr>
              <w:sz w:val="24"/>
              <w:szCs w:val="24"/>
            </w:rPr>
            <w:t xml:space="preserve">For the HUD I have the players health and the amount of coins they have in the top left. </w:t>
          </w:r>
          <w:r w:rsidRPr="0003360A">
            <w:rPr>
              <w:sz w:val="24"/>
              <w:szCs w:val="24"/>
            </w:rPr>
            <w:t xml:space="preserve">With the level design of my game I wanted it to be simple at first with no enemies and only coins and boxes for the player to interact with and then the difficulty will increase in small increments. For the HUD of my game I wanted the information to be placed in the same position as other platformer games as to make the player feel familiar with the game layout comforting the player making them want to play more of the game. </w:t>
          </w:r>
        </w:p>
        <w:p w:rsidR="0003360A" w:rsidRPr="0003360A" w:rsidRDefault="0003360A" w:rsidP="0003360A">
          <w:pPr>
            <w:rPr>
              <w:sz w:val="24"/>
              <w:szCs w:val="24"/>
            </w:rPr>
          </w:pPr>
          <w:r>
            <w:rPr>
              <w:rFonts w:ascii="Arial" w:hAnsi="Arial" w:cs="Arial"/>
              <w:noProof/>
              <w:color w:val="595959"/>
            </w:rPr>
            <w:drawing>
              <wp:inline distT="0" distB="0" distL="0" distR="0">
                <wp:extent cx="5731510" cy="2608572"/>
                <wp:effectExtent l="0" t="0" r="0" b="0"/>
                <wp:docPr id="3" name="Picture 3" descr="https://lh3.googleusercontent.com/gN6y75ORz9HfkGl5ArOHOOvBGyM7MzKbxppEQwresI17JF2560Ro5pkseg8drWL_0aBuZhQR-DR2EfpjdAjqTw8fFv1Ewctt_Y-BP481oIIJuOvznqcPwtMuOmI4FDJqi_bLuz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N6y75ORz9HfkGl5ArOHOOvBGyM7MzKbxppEQwresI17JF2560Ro5pkseg8drWL_0aBuZhQR-DR2EfpjdAjqTw8fFv1Ewctt_Y-BP481oIIJuOvznqcPwtMuOmI4FDJqi_bLuzP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8572"/>
                        </a:xfrm>
                        <a:prstGeom prst="rect">
                          <a:avLst/>
                        </a:prstGeom>
                        <a:noFill/>
                        <a:ln>
                          <a:noFill/>
                        </a:ln>
                      </pic:spPr>
                    </pic:pic>
                  </a:graphicData>
                </a:graphic>
              </wp:inline>
            </w:drawing>
          </w:r>
        </w:p>
        <w:p w:rsidR="00EA515A" w:rsidRDefault="00EA515A" w:rsidP="00EA515A">
          <w:pPr>
            <w:pStyle w:val="Heading1"/>
          </w:pPr>
          <w:r>
            <w:lastRenderedPageBreak/>
            <w:t>Game Over Screen Idea</w:t>
          </w:r>
        </w:p>
        <w:p w:rsidR="0003360A" w:rsidRPr="0003360A" w:rsidRDefault="0003360A" w:rsidP="0003360A">
          <w:pPr>
            <w:rPr>
              <w:sz w:val="24"/>
              <w:szCs w:val="24"/>
            </w:rPr>
          </w:pPr>
          <w:r w:rsidRPr="0003360A">
            <w:rPr>
              <w:sz w:val="24"/>
              <w:szCs w:val="24"/>
            </w:rPr>
            <w:t>For my last screen of the game I wanted to make the background simple as to not distract the player from the text informing the player that they have lost. I wanted the familiar button used on the starting screen so that the player indirectly knows that clicking the button will take them back to level 1.</w:t>
          </w:r>
        </w:p>
        <w:p w:rsidR="00EA515A" w:rsidRDefault="0003360A" w:rsidP="00EA515A">
          <w:pPr>
            <w:rPr>
              <w:sz w:val="24"/>
              <w:szCs w:val="24"/>
            </w:rPr>
          </w:pPr>
          <w:r>
            <w:rPr>
              <w:rFonts w:ascii="Arial" w:hAnsi="Arial" w:cs="Arial"/>
              <w:noProof/>
              <w:color w:val="595959"/>
            </w:rPr>
            <w:drawing>
              <wp:inline distT="0" distB="0" distL="0" distR="0">
                <wp:extent cx="5731510" cy="2608572"/>
                <wp:effectExtent l="0" t="0" r="0" b="0"/>
                <wp:docPr id="4" name="Picture 4" descr="https://lh4.googleusercontent.com/R4ur6sb966XvEM8epvlPiYxRTRdTo5R2dOZJywnsY96TEodlket0bm1ub6ANFRjv20hn1HoeFgCW_7rt8Bct7pcnQkxoewBbqr1x0t7hR3gHJfNihj92jfOL7io81fBWxGS8Kw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4ur6sb966XvEM8epvlPiYxRTRdTo5R2dOZJywnsY96TEodlket0bm1ub6ANFRjv20hn1HoeFgCW_7rt8Bct7pcnQkxoewBbqr1x0t7hR3gHJfNihj92jfOL7io81fBWxGS8Kw1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08572"/>
                        </a:xfrm>
                        <a:prstGeom prst="rect">
                          <a:avLst/>
                        </a:prstGeom>
                        <a:noFill/>
                        <a:ln>
                          <a:noFill/>
                        </a:ln>
                      </pic:spPr>
                    </pic:pic>
                  </a:graphicData>
                </a:graphic>
              </wp:inline>
            </w:drawing>
          </w:r>
        </w:p>
        <w:p w:rsidR="00062EEC" w:rsidRDefault="00062EEC" w:rsidP="00062EEC">
          <w:pPr>
            <w:pStyle w:val="Heading1"/>
          </w:pPr>
          <w:r>
            <w:t>Asset List</w:t>
          </w:r>
        </w:p>
        <w:p w:rsidR="00062EEC" w:rsidRPr="00062EEC" w:rsidRDefault="00062EEC" w:rsidP="00062EEC">
          <w:pPr>
            <w:rPr>
              <w:sz w:val="24"/>
              <w:szCs w:val="24"/>
            </w:rPr>
          </w:pPr>
          <w:r w:rsidRPr="00062EEC">
            <w:rPr>
              <w:sz w:val="24"/>
              <w:szCs w:val="24"/>
            </w:rPr>
            <w:t>For the creation of my interface, I wrote down a list of art assets I will need to make. This made me more productive as I knew exactly what to create next in my project.</w:t>
          </w:r>
        </w:p>
        <w:p w:rsidR="00062EEC" w:rsidRPr="00062EEC" w:rsidRDefault="00062EEC" w:rsidP="00062EEC">
          <w:r>
            <w:rPr>
              <w:rFonts w:ascii="Arial" w:hAnsi="Arial" w:cs="Arial"/>
              <w:noProof/>
              <w:color w:val="595959"/>
            </w:rPr>
            <w:lastRenderedPageBreak/>
            <w:drawing>
              <wp:inline distT="0" distB="0" distL="0" distR="0">
                <wp:extent cx="5731510" cy="4298633"/>
                <wp:effectExtent l="0" t="0" r="0" b="0"/>
                <wp:docPr id="14" name="Picture 14" descr="https://lh3.googleusercontent.com/Ufrs_wgRSQNYlnclHPE6V7VANneSyYDhggYFMJzcLqjB1rnfGpaFEZ_Mk-GkSu_c1pgm4G04pL6aqyNOJbbRtg8ELvmpkisGSKf3GQ8_rsIwZj7GWPAc2BEsBUmiCNmI-0jmr8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Ufrs_wgRSQNYlnclHPE6V7VANneSyYDhggYFMJzcLqjB1rnfGpaFEZ_Mk-GkSu_c1pgm4G04pL6aqyNOJbbRtg8ELvmpkisGSKf3GQ8_rsIwZj7GWPAc2BEsBUmiCNmI-0jmr8f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A515A" w:rsidRDefault="00F077BA" w:rsidP="00F077BA">
          <w:pPr>
            <w:pStyle w:val="Heading1"/>
          </w:pPr>
          <w:r>
            <w:t>Game Inputs and Outputs</w:t>
          </w:r>
        </w:p>
        <w:p w:rsidR="00F077BA" w:rsidRDefault="00F077BA" w:rsidP="00F077BA">
          <w:pPr>
            <w:pStyle w:val="Heading2"/>
          </w:pPr>
          <w:r>
            <w:t>Input Details</w:t>
          </w:r>
        </w:p>
        <w:tbl>
          <w:tblPr>
            <w:tblStyle w:val="GridTable4-Accent2"/>
            <w:tblW w:w="0" w:type="auto"/>
            <w:tblLook w:val="04A0" w:firstRow="1" w:lastRow="0" w:firstColumn="1" w:lastColumn="0" w:noHBand="0" w:noVBand="1"/>
          </w:tblPr>
          <w:tblGrid>
            <w:gridCol w:w="527"/>
            <w:gridCol w:w="5477"/>
            <w:gridCol w:w="3012"/>
          </w:tblGrid>
          <w:tr w:rsidR="0003360A" w:rsidTr="0071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tcPr>
              <w:p w:rsidR="0003360A" w:rsidRDefault="0003360A" w:rsidP="00F077BA"/>
            </w:tc>
            <w:tc>
              <w:tcPr>
                <w:tcW w:w="5477" w:type="dxa"/>
              </w:tcPr>
              <w:p w:rsidR="0003360A" w:rsidRDefault="0003360A" w:rsidP="00F077BA">
                <w:pPr>
                  <w:cnfStyle w:val="100000000000" w:firstRow="1" w:lastRow="0" w:firstColumn="0" w:lastColumn="0" w:oddVBand="0" w:evenVBand="0" w:oddHBand="0" w:evenHBand="0" w:firstRowFirstColumn="0" w:firstRowLastColumn="0" w:lastRowFirstColumn="0" w:lastRowLastColumn="0"/>
                </w:pPr>
                <w:r>
                  <w:t>Input Action Description</w:t>
                </w:r>
              </w:p>
            </w:tc>
            <w:tc>
              <w:tcPr>
                <w:tcW w:w="3012" w:type="dxa"/>
              </w:tcPr>
              <w:p w:rsidR="0003360A" w:rsidRDefault="0003360A" w:rsidP="00F077BA">
                <w:pPr>
                  <w:cnfStyle w:val="100000000000" w:firstRow="1" w:lastRow="0" w:firstColumn="0" w:lastColumn="0" w:oddVBand="0" w:evenVBand="0" w:oddHBand="0" w:evenHBand="0" w:firstRowFirstColumn="0" w:firstRowLastColumn="0" w:lastRowFirstColumn="0" w:lastRowLastColumn="0"/>
                </w:pPr>
                <w:r>
                  <w:t>Method of Input</w:t>
                </w:r>
              </w:p>
            </w:tc>
          </w:tr>
          <w:tr w:rsidR="0003360A" w:rsidTr="00710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tcPr>
              <w:p w:rsidR="0003360A" w:rsidRDefault="00710EB5" w:rsidP="00F077BA">
                <w:r>
                  <w:t>1</w:t>
                </w:r>
              </w:p>
            </w:tc>
            <w:tc>
              <w:tcPr>
                <w:tcW w:w="5477" w:type="dxa"/>
              </w:tcPr>
              <w:p w:rsidR="0003360A" w:rsidRDefault="00C472D8" w:rsidP="00F077BA">
                <w:pPr>
                  <w:cnfStyle w:val="000000100000" w:firstRow="0" w:lastRow="0" w:firstColumn="0" w:lastColumn="0" w:oddVBand="0" w:evenVBand="0" w:oddHBand="1" w:evenHBand="0" w:firstRowFirstColumn="0" w:firstRowLastColumn="0" w:lastRowFirstColumn="0" w:lastRowLastColumn="0"/>
                </w:pPr>
                <w:r>
                  <w:t xml:space="preserve">Player </w:t>
                </w:r>
                <w:r w:rsidR="00710EB5">
                  <w:t>walks forward</w:t>
                </w:r>
              </w:p>
            </w:tc>
            <w:tc>
              <w:tcPr>
                <w:tcW w:w="3012" w:type="dxa"/>
              </w:tcPr>
              <w:p w:rsidR="0003360A" w:rsidRDefault="00710EB5" w:rsidP="00F077BA">
                <w:pPr>
                  <w:cnfStyle w:val="000000100000" w:firstRow="0" w:lastRow="0" w:firstColumn="0" w:lastColumn="0" w:oddVBand="0" w:evenVBand="0" w:oddHBand="1" w:evenHBand="0" w:firstRowFirstColumn="0" w:firstRowLastColumn="0" w:lastRowFirstColumn="0" w:lastRowLastColumn="0"/>
                </w:pPr>
                <w:r>
                  <w:t>Keyboard key “D”</w:t>
                </w:r>
              </w:p>
            </w:tc>
          </w:tr>
          <w:tr w:rsidR="0003360A" w:rsidTr="00710EB5">
            <w:tc>
              <w:tcPr>
                <w:cnfStyle w:val="001000000000" w:firstRow="0" w:lastRow="0" w:firstColumn="1" w:lastColumn="0" w:oddVBand="0" w:evenVBand="0" w:oddHBand="0" w:evenHBand="0" w:firstRowFirstColumn="0" w:firstRowLastColumn="0" w:lastRowFirstColumn="0" w:lastRowLastColumn="0"/>
                <w:tcW w:w="527" w:type="dxa"/>
              </w:tcPr>
              <w:p w:rsidR="0003360A" w:rsidRDefault="00710EB5" w:rsidP="00F077BA">
                <w:r>
                  <w:t>2</w:t>
                </w:r>
              </w:p>
            </w:tc>
            <w:tc>
              <w:tcPr>
                <w:tcW w:w="5477" w:type="dxa"/>
              </w:tcPr>
              <w:p w:rsidR="0003360A" w:rsidRDefault="00710EB5" w:rsidP="00F077BA">
                <w:pPr>
                  <w:cnfStyle w:val="000000000000" w:firstRow="0" w:lastRow="0" w:firstColumn="0" w:lastColumn="0" w:oddVBand="0" w:evenVBand="0" w:oddHBand="0" w:evenHBand="0" w:firstRowFirstColumn="0" w:firstRowLastColumn="0" w:lastRowFirstColumn="0" w:lastRowLastColumn="0"/>
                </w:pPr>
                <w:r>
                  <w:t>Player walks backward</w:t>
                </w:r>
              </w:p>
            </w:tc>
            <w:tc>
              <w:tcPr>
                <w:tcW w:w="3012" w:type="dxa"/>
              </w:tcPr>
              <w:p w:rsidR="0003360A" w:rsidRDefault="00710EB5" w:rsidP="00F077BA">
                <w:pPr>
                  <w:cnfStyle w:val="000000000000" w:firstRow="0" w:lastRow="0" w:firstColumn="0" w:lastColumn="0" w:oddVBand="0" w:evenVBand="0" w:oddHBand="0" w:evenHBand="0" w:firstRowFirstColumn="0" w:firstRowLastColumn="0" w:lastRowFirstColumn="0" w:lastRowLastColumn="0"/>
                </w:pPr>
                <w:r>
                  <w:t>Keyboard key “A”</w:t>
                </w:r>
              </w:p>
            </w:tc>
          </w:tr>
          <w:tr w:rsidR="0003360A" w:rsidTr="00710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tcPr>
              <w:p w:rsidR="0003360A" w:rsidRDefault="00710EB5" w:rsidP="00F077BA">
                <w:r>
                  <w:t>3</w:t>
                </w:r>
              </w:p>
            </w:tc>
            <w:tc>
              <w:tcPr>
                <w:tcW w:w="5477" w:type="dxa"/>
              </w:tcPr>
              <w:p w:rsidR="0003360A" w:rsidRDefault="00710EB5" w:rsidP="00F077BA">
                <w:pPr>
                  <w:cnfStyle w:val="000000100000" w:firstRow="0" w:lastRow="0" w:firstColumn="0" w:lastColumn="0" w:oddVBand="0" w:evenVBand="0" w:oddHBand="1" w:evenHBand="0" w:firstRowFirstColumn="0" w:firstRowLastColumn="0" w:lastRowFirstColumn="0" w:lastRowLastColumn="0"/>
                </w:pPr>
                <w:r>
                  <w:t>Player jumps</w:t>
                </w:r>
              </w:p>
            </w:tc>
            <w:tc>
              <w:tcPr>
                <w:tcW w:w="3012" w:type="dxa"/>
              </w:tcPr>
              <w:p w:rsidR="0003360A" w:rsidRDefault="00710EB5" w:rsidP="00F077BA">
                <w:pPr>
                  <w:cnfStyle w:val="000000100000" w:firstRow="0" w:lastRow="0" w:firstColumn="0" w:lastColumn="0" w:oddVBand="0" w:evenVBand="0" w:oddHBand="1" w:evenHBand="0" w:firstRowFirstColumn="0" w:firstRowLastColumn="0" w:lastRowFirstColumn="0" w:lastRowLastColumn="0"/>
                </w:pPr>
                <w:r>
                  <w:t>Keyboard key “W”</w:t>
                </w:r>
              </w:p>
            </w:tc>
          </w:tr>
        </w:tbl>
        <w:p w:rsidR="00F077BA" w:rsidRDefault="00F077BA" w:rsidP="00F077BA"/>
        <w:p w:rsidR="00EA515A" w:rsidRDefault="00F077BA" w:rsidP="0003360A">
          <w:pPr>
            <w:pStyle w:val="Heading2"/>
          </w:pPr>
          <w:r>
            <w:t>Feedback Details</w:t>
          </w:r>
        </w:p>
        <w:tbl>
          <w:tblPr>
            <w:tblStyle w:val="GridTable4-Accent2"/>
            <w:tblW w:w="0" w:type="auto"/>
            <w:tblLook w:val="04A0" w:firstRow="1" w:lastRow="0" w:firstColumn="1" w:lastColumn="0" w:noHBand="0" w:noVBand="1"/>
          </w:tblPr>
          <w:tblGrid>
            <w:gridCol w:w="526"/>
            <w:gridCol w:w="5475"/>
            <w:gridCol w:w="3015"/>
          </w:tblGrid>
          <w:tr w:rsidR="0003360A" w:rsidTr="00EB0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Pr>
              <w:p w:rsidR="0003360A" w:rsidRDefault="0003360A" w:rsidP="0003360A"/>
            </w:tc>
            <w:tc>
              <w:tcPr>
                <w:tcW w:w="5475" w:type="dxa"/>
              </w:tcPr>
              <w:p w:rsidR="0003360A" w:rsidRDefault="0003360A" w:rsidP="0003360A">
                <w:pPr>
                  <w:cnfStyle w:val="100000000000" w:firstRow="1" w:lastRow="0" w:firstColumn="0" w:lastColumn="0" w:oddVBand="0" w:evenVBand="0" w:oddHBand="0" w:evenHBand="0" w:firstRowFirstColumn="0" w:firstRowLastColumn="0" w:lastRowFirstColumn="0" w:lastRowLastColumn="0"/>
                </w:pPr>
                <w:r>
                  <w:t>Output Action Description</w:t>
                </w:r>
              </w:p>
            </w:tc>
            <w:tc>
              <w:tcPr>
                <w:tcW w:w="3015" w:type="dxa"/>
              </w:tcPr>
              <w:p w:rsidR="0003360A" w:rsidRDefault="0003360A" w:rsidP="0003360A">
                <w:pPr>
                  <w:cnfStyle w:val="100000000000" w:firstRow="1" w:lastRow="0" w:firstColumn="0" w:lastColumn="0" w:oddVBand="0" w:evenVBand="0" w:oddHBand="0" w:evenHBand="0" w:firstRowFirstColumn="0" w:firstRowLastColumn="0" w:lastRowFirstColumn="0" w:lastRowLastColumn="0"/>
                </w:pPr>
                <w:r>
                  <w:t>Method of Output</w:t>
                </w:r>
              </w:p>
            </w:tc>
          </w:tr>
          <w:tr w:rsidR="0003360A" w:rsidTr="00EB0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Pr>
              <w:p w:rsidR="0003360A" w:rsidRDefault="00710EB5" w:rsidP="0003360A">
                <w:r>
                  <w:t>1</w:t>
                </w:r>
              </w:p>
            </w:tc>
            <w:tc>
              <w:tcPr>
                <w:tcW w:w="5475" w:type="dxa"/>
              </w:tcPr>
              <w:p w:rsidR="0003360A" w:rsidRDefault="00710EB5" w:rsidP="0003360A">
                <w:pPr>
                  <w:cnfStyle w:val="000000100000" w:firstRow="0" w:lastRow="0" w:firstColumn="0" w:lastColumn="0" w:oddVBand="0" w:evenVBand="0" w:oddHBand="1" w:evenHBand="0" w:firstRowFirstColumn="0" w:firstRowLastColumn="0" w:lastRowFirstColumn="0" w:lastRowLastColumn="0"/>
                </w:pPr>
                <w:r>
                  <w:t xml:space="preserve">When the character jumps a </w:t>
                </w:r>
                <w:r w:rsidR="001A40BB">
                  <w:t>jump,</w:t>
                </w:r>
                <w:r>
                  <w:t xml:space="preserve"> sound is produced</w:t>
                </w:r>
              </w:p>
            </w:tc>
            <w:tc>
              <w:tcPr>
                <w:tcW w:w="3015" w:type="dxa"/>
              </w:tcPr>
              <w:p w:rsidR="0003360A" w:rsidRDefault="00710EB5" w:rsidP="0003360A">
                <w:pPr>
                  <w:cnfStyle w:val="000000100000" w:firstRow="0" w:lastRow="0" w:firstColumn="0" w:lastColumn="0" w:oddVBand="0" w:evenVBand="0" w:oddHBand="1" w:evenHBand="0" w:firstRowFirstColumn="0" w:firstRowLastColumn="0" w:lastRowFirstColumn="0" w:lastRowLastColumn="0"/>
                </w:pPr>
                <w:r>
                  <w:t>Sound effect</w:t>
                </w:r>
                <w:r w:rsidR="001A40BB">
                  <w:t>, I added this because it immersed the player</w:t>
                </w:r>
              </w:p>
            </w:tc>
          </w:tr>
          <w:tr w:rsidR="0003360A" w:rsidTr="00EB0427">
            <w:tc>
              <w:tcPr>
                <w:cnfStyle w:val="001000000000" w:firstRow="0" w:lastRow="0" w:firstColumn="1" w:lastColumn="0" w:oddVBand="0" w:evenVBand="0" w:oddHBand="0" w:evenHBand="0" w:firstRowFirstColumn="0" w:firstRowLastColumn="0" w:lastRowFirstColumn="0" w:lastRowLastColumn="0"/>
                <w:tcW w:w="526" w:type="dxa"/>
              </w:tcPr>
              <w:p w:rsidR="0003360A" w:rsidRDefault="001A40BB" w:rsidP="0003360A">
                <w:r>
                  <w:t>2</w:t>
                </w:r>
              </w:p>
            </w:tc>
            <w:tc>
              <w:tcPr>
                <w:tcW w:w="5475" w:type="dxa"/>
              </w:tcPr>
              <w:p w:rsidR="0003360A" w:rsidRDefault="001A40BB" w:rsidP="0003360A">
                <w:pPr>
                  <w:cnfStyle w:val="000000000000" w:firstRow="0" w:lastRow="0" w:firstColumn="0" w:lastColumn="0" w:oddVBand="0" w:evenVBand="0" w:oddHBand="0" w:evenHBand="0" w:firstRowFirstColumn="0" w:firstRowLastColumn="0" w:lastRowFirstColumn="0" w:lastRowLastColumn="0"/>
                </w:pPr>
                <w:r>
                  <w:t>When the character picks up a coin a sound effect is produced</w:t>
                </w:r>
              </w:p>
            </w:tc>
            <w:tc>
              <w:tcPr>
                <w:tcW w:w="3015" w:type="dxa"/>
              </w:tcPr>
              <w:p w:rsidR="0003360A" w:rsidRDefault="001A40BB" w:rsidP="0003360A">
                <w:pPr>
                  <w:cnfStyle w:val="000000000000" w:firstRow="0" w:lastRow="0" w:firstColumn="0" w:lastColumn="0" w:oddVBand="0" w:evenVBand="0" w:oddHBand="0" w:evenHBand="0" w:firstRowFirstColumn="0" w:firstRowLastColumn="0" w:lastRowFirstColumn="0" w:lastRowLastColumn="0"/>
                </w:pPr>
                <w:r>
                  <w:t>Sound effect, I added this sound because it rewards the player with a satisfying sound for picking up a coin.</w:t>
                </w:r>
              </w:p>
            </w:tc>
          </w:tr>
          <w:tr w:rsidR="0003360A" w:rsidTr="00EB0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Pr>
              <w:p w:rsidR="0003360A" w:rsidRDefault="001A40BB" w:rsidP="0003360A">
                <w:r>
                  <w:t>3</w:t>
                </w:r>
              </w:p>
            </w:tc>
            <w:tc>
              <w:tcPr>
                <w:tcW w:w="5475" w:type="dxa"/>
              </w:tcPr>
              <w:p w:rsidR="0003360A" w:rsidRDefault="001A40BB" w:rsidP="0003360A">
                <w:pPr>
                  <w:cnfStyle w:val="000000100000" w:firstRow="0" w:lastRow="0" w:firstColumn="0" w:lastColumn="0" w:oddVBand="0" w:evenVBand="0" w:oddHBand="1" w:evenHBand="0" w:firstRowFirstColumn="0" w:firstRowLastColumn="0" w:lastRowFirstColumn="0" w:lastRowLastColumn="0"/>
                </w:pPr>
                <w:r>
                  <w:t>When the player hovers the cursor over a button it enlarges</w:t>
                </w:r>
              </w:p>
            </w:tc>
            <w:tc>
              <w:tcPr>
                <w:tcW w:w="3015" w:type="dxa"/>
              </w:tcPr>
              <w:p w:rsidR="0003360A" w:rsidRDefault="001A40BB" w:rsidP="0003360A">
                <w:pPr>
                  <w:cnfStyle w:val="000000100000" w:firstRow="0" w:lastRow="0" w:firstColumn="0" w:lastColumn="0" w:oddVBand="0" w:evenVBand="0" w:oddHBand="1" w:evenHBand="0" w:firstRowFirstColumn="0" w:firstRowLastColumn="0" w:lastRowFirstColumn="0" w:lastRowLastColumn="0"/>
                </w:pPr>
                <w:r>
                  <w:t>Image enlarge, I added this because it entices the player to click the button</w:t>
                </w:r>
              </w:p>
            </w:tc>
          </w:tr>
          <w:tr w:rsidR="0003360A" w:rsidTr="00EB0427">
            <w:tc>
              <w:tcPr>
                <w:cnfStyle w:val="001000000000" w:firstRow="0" w:lastRow="0" w:firstColumn="1" w:lastColumn="0" w:oddVBand="0" w:evenVBand="0" w:oddHBand="0" w:evenHBand="0" w:firstRowFirstColumn="0" w:firstRowLastColumn="0" w:lastRowFirstColumn="0" w:lastRowLastColumn="0"/>
                <w:tcW w:w="526" w:type="dxa"/>
              </w:tcPr>
              <w:p w:rsidR="0003360A" w:rsidRDefault="001A40BB" w:rsidP="0003360A">
                <w:r>
                  <w:t>4</w:t>
                </w:r>
              </w:p>
            </w:tc>
            <w:tc>
              <w:tcPr>
                <w:tcW w:w="5475" w:type="dxa"/>
              </w:tcPr>
              <w:p w:rsidR="0003360A" w:rsidRDefault="001A40BB" w:rsidP="0003360A">
                <w:pPr>
                  <w:cnfStyle w:val="000000000000" w:firstRow="0" w:lastRow="0" w:firstColumn="0" w:lastColumn="0" w:oddVBand="0" w:evenVBand="0" w:oddHBand="0" w:evenHBand="0" w:firstRowFirstColumn="0" w:firstRowLastColumn="0" w:lastRowFirstColumn="0" w:lastRowLastColumn="0"/>
                </w:pPr>
                <w:r>
                  <w:t xml:space="preserve">When the player dies </w:t>
                </w:r>
                <w:r w:rsidR="00EB0427">
                  <w:t>they lose a life</w:t>
                </w:r>
              </w:p>
            </w:tc>
            <w:tc>
              <w:tcPr>
                <w:tcW w:w="3015" w:type="dxa"/>
              </w:tcPr>
              <w:p w:rsidR="0003360A" w:rsidRDefault="00EB0427" w:rsidP="0003360A">
                <w:pPr>
                  <w:cnfStyle w:val="000000000000" w:firstRow="0" w:lastRow="0" w:firstColumn="0" w:lastColumn="0" w:oddVBand="0" w:evenVBand="0" w:oddHBand="0" w:evenHBand="0" w:firstRowFirstColumn="0" w:firstRowLastColumn="0" w:lastRowFirstColumn="0" w:lastRowLastColumn="0"/>
                </w:pPr>
                <w:r>
                  <w:t>Image animation, this makes the player not want to die</w:t>
                </w:r>
              </w:p>
            </w:tc>
          </w:tr>
          <w:tr w:rsidR="0003360A" w:rsidTr="00EB0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Pr>
              <w:p w:rsidR="0003360A" w:rsidRDefault="00EB0427" w:rsidP="0003360A">
                <w:r>
                  <w:lastRenderedPageBreak/>
                  <w:t>5</w:t>
                </w:r>
              </w:p>
            </w:tc>
            <w:tc>
              <w:tcPr>
                <w:tcW w:w="5475" w:type="dxa"/>
              </w:tcPr>
              <w:p w:rsidR="0003360A" w:rsidRDefault="00EB0427" w:rsidP="0003360A">
                <w:pPr>
                  <w:cnfStyle w:val="000000100000" w:firstRow="0" w:lastRow="0" w:firstColumn="0" w:lastColumn="0" w:oddVBand="0" w:evenVBand="0" w:oddHBand="1" w:evenHBand="0" w:firstRowFirstColumn="0" w:firstRowLastColumn="0" w:lastRowFirstColumn="0" w:lastRowLastColumn="0"/>
                </w:pPr>
                <w:r>
                  <w:t>When the player picks up a coin +1 is added to the score</w:t>
                </w:r>
              </w:p>
            </w:tc>
            <w:tc>
              <w:tcPr>
                <w:tcW w:w="3015" w:type="dxa"/>
              </w:tcPr>
              <w:p w:rsidR="0003360A" w:rsidRDefault="00EB0427" w:rsidP="0003360A">
                <w:pPr>
                  <w:cnfStyle w:val="000000100000" w:firstRow="0" w:lastRow="0" w:firstColumn="0" w:lastColumn="0" w:oddVBand="0" w:evenVBand="0" w:oddHBand="1" w:evenHBand="0" w:firstRowFirstColumn="0" w:firstRowLastColumn="0" w:lastRowFirstColumn="0" w:lastRowLastColumn="0"/>
                </w:pPr>
                <w:r>
                  <w:t>Score update, this intrigues the player to pick up more coins</w:t>
                </w:r>
              </w:p>
            </w:tc>
          </w:tr>
          <w:tr w:rsidR="0003360A" w:rsidTr="00EB0427">
            <w:tc>
              <w:tcPr>
                <w:cnfStyle w:val="001000000000" w:firstRow="0" w:lastRow="0" w:firstColumn="1" w:lastColumn="0" w:oddVBand="0" w:evenVBand="0" w:oddHBand="0" w:evenHBand="0" w:firstRowFirstColumn="0" w:firstRowLastColumn="0" w:lastRowFirstColumn="0" w:lastRowLastColumn="0"/>
                <w:tcW w:w="526" w:type="dxa"/>
              </w:tcPr>
              <w:p w:rsidR="0003360A" w:rsidRDefault="00EB0427" w:rsidP="0003360A">
                <w:r>
                  <w:t>6</w:t>
                </w:r>
              </w:p>
            </w:tc>
            <w:tc>
              <w:tcPr>
                <w:tcW w:w="5475" w:type="dxa"/>
              </w:tcPr>
              <w:p w:rsidR="0003360A" w:rsidRDefault="00EB0427" w:rsidP="0003360A">
                <w:pPr>
                  <w:cnfStyle w:val="000000000000" w:firstRow="0" w:lastRow="0" w:firstColumn="0" w:lastColumn="0" w:oddVBand="0" w:evenVBand="0" w:oddHBand="0" w:evenHBand="0" w:firstRowFirstColumn="0" w:firstRowLastColumn="0" w:lastRowFirstColumn="0" w:lastRowLastColumn="0"/>
                </w:pPr>
                <w:r>
                  <w:t>When the player moves the enemy does too</w:t>
                </w:r>
              </w:p>
            </w:tc>
            <w:tc>
              <w:tcPr>
                <w:tcW w:w="3015" w:type="dxa"/>
              </w:tcPr>
              <w:p w:rsidR="0003360A" w:rsidRDefault="00EB0427" w:rsidP="0003360A">
                <w:pPr>
                  <w:cnfStyle w:val="000000000000" w:firstRow="0" w:lastRow="0" w:firstColumn="0" w:lastColumn="0" w:oddVBand="0" w:evenVBand="0" w:oddHBand="0" w:evenHBand="0" w:firstRowFirstColumn="0" w:firstRowLastColumn="0" w:lastRowFirstColumn="0" w:lastRowLastColumn="0"/>
                </w:pPr>
                <w:r>
                  <w:t>Character animation, this will make the player nervous as the enemy keeps moving</w:t>
                </w:r>
              </w:p>
            </w:tc>
          </w:tr>
        </w:tbl>
        <w:p w:rsidR="0003360A" w:rsidRPr="0003360A" w:rsidRDefault="0003360A" w:rsidP="0003360A"/>
        <w:p w:rsidR="00EA515A" w:rsidRDefault="00F077BA" w:rsidP="00EA515A">
          <w:pPr>
            <w:pStyle w:val="Heading1"/>
          </w:pPr>
          <w:r>
            <w:t>Process Flow Diagram</w:t>
          </w:r>
        </w:p>
        <w:p w:rsidR="00E00FE3" w:rsidRPr="00E00FE3" w:rsidRDefault="0003360A" w:rsidP="00E00FE3">
          <w:pPr>
            <w:rPr>
              <w:sz w:val="24"/>
              <w:szCs w:val="24"/>
            </w:rPr>
          </w:pPr>
          <w:r w:rsidRPr="0003360A">
            <w:rPr>
              <w:sz w:val="24"/>
              <w:szCs w:val="24"/>
            </w:rPr>
            <w:t xml:space="preserve">For the flow chart I started off by drawing it on a whiteboard but I kept running out of space and the flowchart got to convoluted to organise on paper. To solve </w:t>
          </w:r>
          <w:r w:rsidRPr="0003360A">
            <w:rPr>
              <w:sz w:val="24"/>
              <w:szCs w:val="24"/>
            </w:rPr>
            <w:t>this,</w:t>
          </w:r>
          <w:r w:rsidRPr="0003360A">
            <w:rPr>
              <w:sz w:val="24"/>
              <w:szCs w:val="24"/>
            </w:rPr>
            <w:t xml:space="preserve"> I used a free program called Draw.io on the internet, this really helped me as it made the flow chart more organised and clearer in my head so that I could keep working on it making me more productive</w:t>
          </w:r>
          <w:r w:rsidR="00E00FE3">
            <w:rPr>
              <w:sz w:val="24"/>
              <w:szCs w:val="24"/>
            </w:rPr>
            <w:t>.</w:t>
          </w:r>
        </w:p>
        <w:p w:rsidR="00E00FE3" w:rsidRDefault="00E00FE3" w:rsidP="00E00FE3">
          <w:pPr>
            <w:pStyle w:val="Heading2"/>
          </w:pPr>
          <w:r>
            <w:t>Whiteboard Flow Diagram</w:t>
          </w:r>
        </w:p>
        <w:p w:rsidR="00E00FE3" w:rsidRPr="00E00FE3" w:rsidRDefault="00E00FE3" w:rsidP="00E00FE3">
          <w:r>
            <w:rPr>
              <w:noProof/>
            </w:rPr>
            <w:drawing>
              <wp:inline distT="0" distB="0" distL="0" distR="0" wp14:anchorId="63E03D84" wp14:editId="1625DF6C">
                <wp:extent cx="1848896"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0230" cy="3661264"/>
                        </a:xfrm>
                        <a:prstGeom prst="rect">
                          <a:avLst/>
                        </a:prstGeom>
                      </pic:spPr>
                    </pic:pic>
                  </a:graphicData>
                </a:graphic>
              </wp:inline>
            </w:drawing>
          </w:r>
          <w:r w:rsidR="00C65171">
            <w:rPr>
              <w:rFonts w:ascii="Arial" w:hAnsi="Arial" w:cs="Arial"/>
              <w:noProof/>
              <w:color w:val="595959"/>
            </w:rPr>
            <w:drawing>
              <wp:inline distT="0" distB="0" distL="0" distR="0" wp14:anchorId="17C1A48C" wp14:editId="7AD25BE2">
                <wp:extent cx="2693124" cy="3627755"/>
                <wp:effectExtent l="0" t="0" r="0" b="0"/>
                <wp:docPr id="8" name="Picture 8" descr="https://lh4.googleusercontent.com/gO6a7XAEx3zGIv-ffqiPoQ4U9iqcx9jA3J4rUNrr5EXBXoeG_um05svQXuxtpIIwu3Jt7nRy5nOokBpIYp6YScos-Jady279FjZqOThBphy98oRcG13DjccnoRVGfgxETjl_4V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6a7XAEx3zGIv-ffqiPoQ4U9iqcx9jA3J4rUNrr5EXBXoeG_um05svQXuxtpIIwu3Jt7nRy5nOokBpIYp6YScos-Jady279FjZqOThBphy98oRcG13DjccnoRVGfgxETjl_4VL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8" t="13472" r="7002" b="30730"/>
                        <a:stretch/>
                      </pic:blipFill>
                      <pic:spPr bwMode="auto">
                        <a:xfrm>
                          <a:off x="0" y="0"/>
                          <a:ext cx="2694200" cy="3629204"/>
                        </a:xfrm>
                        <a:prstGeom prst="rect">
                          <a:avLst/>
                        </a:prstGeom>
                        <a:noFill/>
                        <a:ln>
                          <a:noFill/>
                        </a:ln>
                        <a:extLst>
                          <a:ext uri="{53640926-AAD7-44D8-BBD7-CCE9431645EC}">
                            <a14:shadowObscured xmlns:a14="http://schemas.microsoft.com/office/drawing/2010/main"/>
                          </a:ext>
                        </a:extLst>
                      </pic:spPr>
                    </pic:pic>
                  </a:graphicData>
                </a:graphic>
              </wp:inline>
            </w:drawing>
          </w:r>
        </w:p>
        <w:p w:rsidR="00C65171" w:rsidRDefault="00C65171" w:rsidP="00C65171">
          <w:pPr>
            <w:pStyle w:val="Heading2"/>
            <w:rPr>
              <w:noProof/>
            </w:rPr>
          </w:pPr>
          <w:r>
            <w:rPr>
              <w:noProof/>
            </w:rPr>
            <w:lastRenderedPageBreak/>
            <w:t>Final Flow Diagram</w:t>
          </w:r>
        </w:p>
        <w:p w:rsidR="00C42C88" w:rsidRDefault="00C65171" w:rsidP="00F077BA">
          <w:pPr>
            <w:rPr>
              <w:sz w:val="24"/>
              <w:szCs w:val="24"/>
            </w:rPr>
          </w:pPr>
          <w:r>
            <w:rPr>
              <w:noProof/>
            </w:rPr>
            <w:drawing>
              <wp:inline distT="0" distB="0" distL="0" distR="0" wp14:anchorId="7B807EE2" wp14:editId="3800ADD1">
                <wp:extent cx="5731510" cy="5462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62905"/>
                        </a:xfrm>
                        <a:prstGeom prst="rect">
                          <a:avLst/>
                        </a:prstGeom>
                      </pic:spPr>
                    </pic:pic>
                  </a:graphicData>
                </a:graphic>
              </wp:inline>
            </w:drawing>
          </w:r>
        </w:p>
        <w:p w:rsidR="00C65171" w:rsidRPr="0003360A" w:rsidRDefault="00C65171" w:rsidP="00F077BA">
          <w:pPr>
            <w:rPr>
              <w:sz w:val="24"/>
              <w:szCs w:val="24"/>
            </w:rPr>
          </w:pPr>
          <w:r>
            <w:rPr>
              <w:noProof/>
            </w:rPr>
            <w:lastRenderedPageBreak/>
            <w:drawing>
              <wp:inline distT="0" distB="0" distL="0" distR="0" wp14:anchorId="55FB8227" wp14:editId="1AB20263">
                <wp:extent cx="5731510" cy="5123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23180"/>
                        </a:xfrm>
                        <a:prstGeom prst="rect">
                          <a:avLst/>
                        </a:prstGeom>
                      </pic:spPr>
                    </pic:pic>
                  </a:graphicData>
                </a:graphic>
              </wp:inline>
            </w:drawing>
          </w:r>
        </w:p>
        <w:p w:rsidR="00F077BA" w:rsidRDefault="00F077BA" w:rsidP="00F077BA">
          <w:pPr>
            <w:pStyle w:val="Heading1"/>
          </w:pPr>
          <w:r>
            <w:t>Test Log</w:t>
          </w:r>
        </w:p>
        <w:tbl>
          <w:tblPr>
            <w:tblStyle w:val="GridTable5Dark-Accent2"/>
            <w:tblW w:w="0" w:type="auto"/>
            <w:tblLook w:val="04A0" w:firstRow="1" w:lastRow="0" w:firstColumn="1" w:lastColumn="0" w:noHBand="0" w:noVBand="1"/>
          </w:tblPr>
          <w:tblGrid>
            <w:gridCol w:w="1141"/>
            <w:gridCol w:w="1472"/>
            <w:gridCol w:w="1279"/>
            <w:gridCol w:w="1220"/>
            <w:gridCol w:w="1288"/>
            <w:gridCol w:w="2616"/>
          </w:tblGrid>
          <w:tr w:rsidR="003B00CE" w:rsidTr="00A86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C65171" w:rsidRDefault="00C65171" w:rsidP="00F077BA">
                <w:r>
                  <w:t>Test Reference</w:t>
                </w:r>
              </w:p>
            </w:tc>
            <w:tc>
              <w:tcPr>
                <w:tcW w:w="1755" w:type="dxa"/>
              </w:tcPr>
              <w:p w:rsidR="00C65171" w:rsidRDefault="00C65171" w:rsidP="00F077BA">
                <w:pPr>
                  <w:cnfStyle w:val="100000000000" w:firstRow="1" w:lastRow="0" w:firstColumn="0" w:lastColumn="0" w:oddVBand="0" w:evenVBand="0" w:oddHBand="0" w:evenHBand="0" w:firstRowFirstColumn="0" w:firstRowLastColumn="0" w:lastRowFirstColumn="0" w:lastRowLastColumn="0"/>
                </w:pPr>
                <w:r>
                  <w:t xml:space="preserve">Test </w:t>
                </w:r>
                <w:r w:rsidR="003F02FC">
                  <w:t>to</w:t>
                </w:r>
                <w:r>
                  <w:t xml:space="preserve"> Be Carried Out</w:t>
                </w:r>
              </w:p>
            </w:tc>
            <w:tc>
              <w:tcPr>
                <w:tcW w:w="1400" w:type="dxa"/>
              </w:tcPr>
              <w:p w:rsidR="00C65171" w:rsidRDefault="00C65171" w:rsidP="00F077BA">
                <w:pPr>
                  <w:cnfStyle w:val="100000000000" w:firstRow="1" w:lastRow="0" w:firstColumn="0" w:lastColumn="0" w:oddVBand="0" w:evenVBand="0" w:oddHBand="0" w:evenHBand="0" w:firstRowFirstColumn="0" w:firstRowLastColumn="0" w:lastRowFirstColumn="0" w:lastRowLastColumn="0"/>
                </w:pPr>
                <w:r>
                  <w:t>Expected Result</w:t>
                </w:r>
              </w:p>
            </w:tc>
            <w:tc>
              <w:tcPr>
                <w:tcW w:w="1329" w:type="dxa"/>
              </w:tcPr>
              <w:p w:rsidR="00C65171" w:rsidRDefault="00C65171" w:rsidP="00F077BA">
                <w:pPr>
                  <w:cnfStyle w:val="100000000000" w:firstRow="1" w:lastRow="0" w:firstColumn="0" w:lastColumn="0" w:oddVBand="0" w:evenVBand="0" w:oddHBand="0" w:evenHBand="0" w:firstRowFirstColumn="0" w:firstRowLastColumn="0" w:lastRowFirstColumn="0" w:lastRowLastColumn="0"/>
                </w:pPr>
                <w:r>
                  <w:t>Actual Result</w:t>
                </w:r>
              </w:p>
            </w:tc>
            <w:tc>
              <w:tcPr>
                <w:tcW w:w="1405" w:type="dxa"/>
              </w:tcPr>
              <w:p w:rsidR="00C65171" w:rsidRDefault="00C65171" w:rsidP="00F077BA">
                <w:pPr>
                  <w:cnfStyle w:val="100000000000" w:firstRow="1" w:lastRow="0" w:firstColumn="0" w:lastColumn="0" w:oddVBand="0" w:evenVBand="0" w:oddHBand="0" w:evenHBand="0" w:firstRowFirstColumn="0" w:firstRowLastColumn="0" w:lastRowFirstColumn="0" w:lastRowLastColumn="0"/>
                </w:pPr>
                <w:r>
                  <w:t>Action Required</w:t>
                </w:r>
              </w:p>
            </w:tc>
            <w:tc>
              <w:tcPr>
                <w:tcW w:w="1986" w:type="dxa"/>
              </w:tcPr>
              <w:p w:rsidR="00C65171" w:rsidRDefault="00C65171" w:rsidP="00F077BA">
                <w:pPr>
                  <w:cnfStyle w:val="100000000000" w:firstRow="1" w:lastRow="0" w:firstColumn="0" w:lastColumn="0" w:oddVBand="0" w:evenVBand="0" w:oddHBand="0" w:evenHBand="0" w:firstRowFirstColumn="0" w:firstRowLastColumn="0" w:lastRowFirstColumn="0" w:lastRowLastColumn="0"/>
                </w:pPr>
                <w:r>
                  <w:t>Screenshot</w:t>
                </w:r>
              </w:p>
            </w:tc>
          </w:tr>
          <w:tr w:rsidR="003B00CE" w:rsidTr="00A86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C65171" w:rsidRDefault="00AC6B65" w:rsidP="00F077BA">
                <w:r>
                  <w:t>1</w:t>
                </w:r>
              </w:p>
            </w:tc>
            <w:tc>
              <w:tcPr>
                <w:tcW w:w="1755" w:type="dxa"/>
              </w:tcPr>
              <w:p w:rsidR="00C65171" w:rsidRDefault="00AC6B65" w:rsidP="00F077BA">
                <w:pPr>
                  <w:cnfStyle w:val="000000100000" w:firstRow="0" w:lastRow="0" w:firstColumn="0" w:lastColumn="0" w:oddVBand="0" w:evenVBand="0" w:oddHBand="1" w:evenHBand="0" w:firstRowFirstColumn="0" w:firstRowLastColumn="0" w:lastRowFirstColumn="0" w:lastRowLastColumn="0"/>
                </w:pPr>
                <w:r>
                  <w:t>Test if player moves right</w:t>
                </w:r>
              </w:p>
            </w:tc>
            <w:tc>
              <w:tcPr>
                <w:tcW w:w="1400" w:type="dxa"/>
              </w:tcPr>
              <w:p w:rsidR="00C65171" w:rsidRDefault="00AC6B65" w:rsidP="00F077BA">
                <w:pPr>
                  <w:cnfStyle w:val="000000100000" w:firstRow="0" w:lastRow="0" w:firstColumn="0" w:lastColumn="0" w:oddVBand="0" w:evenVBand="0" w:oddHBand="1" w:evenHBand="0" w:firstRowFirstColumn="0" w:firstRowLastColumn="0" w:lastRowFirstColumn="0" w:lastRowLastColumn="0"/>
                </w:pPr>
                <w:r>
                  <w:t>Player moves right</w:t>
                </w:r>
              </w:p>
            </w:tc>
            <w:tc>
              <w:tcPr>
                <w:tcW w:w="1329" w:type="dxa"/>
              </w:tcPr>
              <w:p w:rsidR="00C65171" w:rsidRDefault="00AC6B65" w:rsidP="00F077BA">
                <w:pPr>
                  <w:cnfStyle w:val="000000100000" w:firstRow="0" w:lastRow="0" w:firstColumn="0" w:lastColumn="0" w:oddVBand="0" w:evenVBand="0" w:oddHBand="1" w:evenHBand="0" w:firstRowFirstColumn="0" w:firstRowLastColumn="0" w:lastRowFirstColumn="0" w:lastRowLastColumn="0"/>
                </w:pPr>
                <w:r>
                  <w:t>Player moves right</w:t>
                </w:r>
              </w:p>
            </w:tc>
            <w:tc>
              <w:tcPr>
                <w:tcW w:w="1405" w:type="dxa"/>
              </w:tcPr>
              <w:p w:rsidR="00C65171" w:rsidRDefault="00AC6B65" w:rsidP="00F077BA">
                <w:pPr>
                  <w:cnfStyle w:val="000000100000" w:firstRow="0" w:lastRow="0" w:firstColumn="0" w:lastColumn="0" w:oddVBand="0" w:evenVBand="0" w:oddHBand="1" w:evenHBand="0" w:firstRowFirstColumn="0" w:firstRowLastColumn="0" w:lastRowFirstColumn="0" w:lastRowLastColumn="0"/>
                </w:pPr>
                <w:r>
                  <w:t>Keyboard press “D”</w:t>
                </w:r>
              </w:p>
            </w:tc>
            <w:tc>
              <w:tcPr>
                <w:tcW w:w="1986" w:type="dxa"/>
              </w:tcPr>
              <w:p w:rsidR="00C65171" w:rsidRDefault="00E32080" w:rsidP="00F077B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DA17BB" wp14:editId="64F30A1F">
                      <wp:extent cx="914400" cy="8753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6250" cy="877094"/>
                              </a:xfrm>
                              <a:prstGeom prst="rect">
                                <a:avLst/>
                              </a:prstGeom>
                            </pic:spPr>
                          </pic:pic>
                        </a:graphicData>
                      </a:graphic>
                    </wp:inline>
                  </w:drawing>
                </w:r>
              </w:p>
            </w:tc>
          </w:tr>
          <w:tr w:rsidR="003B00CE" w:rsidTr="00A86935">
            <w:tc>
              <w:tcPr>
                <w:cnfStyle w:val="001000000000" w:firstRow="0" w:lastRow="0" w:firstColumn="1" w:lastColumn="0" w:oddVBand="0" w:evenVBand="0" w:oddHBand="0" w:evenHBand="0" w:firstRowFirstColumn="0" w:firstRowLastColumn="0" w:lastRowFirstColumn="0" w:lastRowLastColumn="0"/>
                <w:tcW w:w="1141" w:type="dxa"/>
              </w:tcPr>
              <w:p w:rsidR="00C65171" w:rsidRDefault="00A86935" w:rsidP="00F077BA">
                <w:r>
                  <w:t>2</w:t>
                </w:r>
              </w:p>
            </w:tc>
            <w:tc>
              <w:tcPr>
                <w:tcW w:w="1755" w:type="dxa"/>
              </w:tcPr>
              <w:p w:rsidR="00C65171" w:rsidRDefault="00A86935" w:rsidP="00F077BA">
                <w:pPr>
                  <w:cnfStyle w:val="000000000000" w:firstRow="0" w:lastRow="0" w:firstColumn="0" w:lastColumn="0" w:oddVBand="0" w:evenVBand="0" w:oddHBand="0" w:evenHBand="0" w:firstRowFirstColumn="0" w:firstRowLastColumn="0" w:lastRowFirstColumn="0" w:lastRowLastColumn="0"/>
                </w:pPr>
                <w:r>
                  <w:t>Test if player moves left</w:t>
                </w:r>
              </w:p>
            </w:tc>
            <w:tc>
              <w:tcPr>
                <w:tcW w:w="1400" w:type="dxa"/>
              </w:tcPr>
              <w:p w:rsidR="00C65171" w:rsidRDefault="00A86935" w:rsidP="00F077BA">
                <w:pPr>
                  <w:cnfStyle w:val="000000000000" w:firstRow="0" w:lastRow="0" w:firstColumn="0" w:lastColumn="0" w:oddVBand="0" w:evenVBand="0" w:oddHBand="0" w:evenHBand="0" w:firstRowFirstColumn="0" w:firstRowLastColumn="0" w:lastRowFirstColumn="0" w:lastRowLastColumn="0"/>
                </w:pPr>
                <w:r>
                  <w:t xml:space="preserve">Player moves left </w:t>
                </w:r>
              </w:p>
            </w:tc>
            <w:tc>
              <w:tcPr>
                <w:tcW w:w="1329" w:type="dxa"/>
              </w:tcPr>
              <w:p w:rsidR="00C65171" w:rsidRDefault="00A86935" w:rsidP="00F077BA">
                <w:pPr>
                  <w:cnfStyle w:val="000000000000" w:firstRow="0" w:lastRow="0" w:firstColumn="0" w:lastColumn="0" w:oddVBand="0" w:evenVBand="0" w:oddHBand="0" w:evenHBand="0" w:firstRowFirstColumn="0" w:firstRowLastColumn="0" w:lastRowFirstColumn="0" w:lastRowLastColumn="0"/>
                </w:pPr>
                <w:r>
                  <w:t>Player moves left</w:t>
                </w:r>
              </w:p>
            </w:tc>
            <w:tc>
              <w:tcPr>
                <w:tcW w:w="1405" w:type="dxa"/>
              </w:tcPr>
              <w:p w:rsidR="00C65171" w:rsidRDefault="00A86935" w:rsidP="00F077BA">
                <w:pPr>
                  <w:cnfStyle w:val="000000000000" w:firstRow="0" w:lastRow="0" w:firstColumn="0" w:lastColumn="0" w:oddVBand="0" w:evenVBand="0" w:oddHBand="0" w:evenHBand="0" w:firstRowFirstColumn="0" w:firstRowLastColumn="0" w:lastRowFirstColumn="0" w:lastRowLastColumn="0"/>
                </w:pPr>
                <w:r>
                  <w:t>Keyboard press “A”</w:t>
                </w:r>
              </w:p>
            </w:tc>
            <w:tc>
              <w:tcPr>
                <w:tcW w:w="1986" w:type="dxa"/>
              </w:tcPr>
              <w:p w:rsidR="00C65171" w:rsidRDefault="003B00CE" w:rsidP="00F077B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C38F03" wp14:editId="029D91E5">
                      <wp:extent cx="885825" cy="72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5825" cy="723900"/>
                              </a:xfrm>
                              <a:prstGeom prst="rect">
                                <a:avLst/>
                              </a:prstGeom>
                            </pic:spPr>
                          </pic:pic>
                        </a:graphicData>
                      </a:graphic>
                    </wp:inline>
                  </w:drawing>
                </w:r>
              </w:p>
            </w:tc>
          </w:tr>
          <w:tr w:rsidR="003B00CE" w:rsidTr="00A86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A86935" w:rsidRDefault="00A86935" w:rsidP="00A86935">
                <w:r>
                  <w:t>3</w:t>
                </w:r>
              </w:p>
            </w:tc>
            <w:tc>
              <w:tcPr>
                <w:tcW w:w="175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 xml:space="preserve">Test if player </w:t>
                </w:r>
                <w:r>
                  <w:t>jumps</w:t>
                </w:r>
              </w:p>
            </w:tc>
            <w:tc>
              <w:tcPr>
                <w:tcW w:w="1400"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Player</w:t>
                </w:r>
                <w:r>
                  <w:t xml:space="preserve"> jumps</w:t>
                </w:r>
              </w:p>
            </w:tc>
            <w:tc>
              <w:tcPr>
                <w:tcW w:w="1329"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Player jumps</w:t>
                </w:r>
              </w:p>
            </w:tc>
            <w:tc>
              <w:tcPr>
                <w:tcW w:w="140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Keyboard press “</w:t>
                </w:r>
                <w:r>
                  <w:t>W</w:t>
                </w:r>
                <w:r>
                  <w:t>”</w:t>
                </w:r>
              </w:p>
            </w:tc>
            <w:tc>
              <w:tcPr>
                <w:tcW w:w="1986" w:type="dxa"/>
              </w:tcPr>
              <w:p w:rsidR="00A86935" w:rsidRDefault="003B00CE" w:rsidP="00A8693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B1AB1E" wp14:editId="7D4E2F83">
                      <wp:extent cx="1104900" cy="98914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6275" cy="999333"/>
                              </a:xfrm>
                              <a:prstGeom prst="rect">
                                <a:avLst/>
                              </a:prstGeom>
                            </pic:spPr>
                          </pic:pic>
                        </a:graphicData>
                      </a:graphic>
                    </wp:inline>
                  </w:drawing>
                </w:r>
              </w:p>
            </w:tc>
          </w:tr>
          <w:tr w:rsidR="003B00CE" w:rsidTr="00A86935">
            <w:tc>
              <w:tcPr>
                <w:cnfStyle w:val="001000000000" w:firstRow="0" w:lastRow="0" w:firstColumn="1" w:lastColumn="0" w:oddVBand="0" w:evenVBand="0" w:oddHBand="0" w:evenHBand="0" w:firstRowFirstColumn="0" w:firstRowLastColumn="0" w:lastRowFirstColumn="0" w:lastRowLastColumn="0"/>
                <w:tcW w:w="1141" w:type="dxa"/>
              </w:tcPr>
              <w:p w:rsidR="00A86935" w:rsidRDefault="00A86935" w:rsidP="00A86935">
                <w:r>
                  <w:lastRenderedPageBreak/>
                  <w:t>4</w:t>
                </w:r>
              </w:p>
            </w:tc>
            <w:tc>
              <w:tcPr>
                <w:tcW w:w="1755"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Test if hearts deplete when player dies</w:t>
                </w:r>
              </w:p>
            </w:tc>
            <w:tc>
              <w:tcPr>
                <w:tcW w:w="1400"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Hearts will deplete</w:t>
                </w:r>
              </w:p>
            </w:tc>
            <w:tc>
              <w:tcPr>
                <w:tcW w:w="1329"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Hearts depleted</w:t>
                </w:r>
              </w:p>
            </w:tc>
            <w:tc>
              <w:tcPr>
                <w:tcW w:w="1405"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Player death</w:t>
                </w:r>
              </w:p>
            </w:tc>
            <w:tc>
              <w:tcPr>
                <w:tcW w:w="1986" w:type="dxa"/>
              </w:tcPr>
              <w:p w:rsidR="00A86935" w:rsidRDefault="003B00CE" w:rsidP="00A8693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8CCB40" wp14:editId="01942E2C">
                      <wp:extent cx="121920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200" cy="438150"/>
                              </a:xfrm>
                              <a:prstGeom prst="rect">
                                <a:avLst/>
                              </a:prstGeom>
                            </pic:spPr>
                          </pic:pic>
                        </a:graphicData>
                      </a:graphic>
                    </wp:inline>
                  </w:drawing>
                </w:r>
                <w:r>
                  <w:rPr>
                    <w:noProof/>
                  </w:rPr>
                  <w:drawing>
                    <wp:inline distT="0" distB="0" distL="0" distR="0" wp14:anchorId="6ACE709E" wp14:editId="2AB99CB7">
                      <wp:extent cx="12096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675" cy="428625"/>
                              </a:xfrm>
                              <a:prstGeom prst="rect">
                                <a:avLst/>
                              </a:prstGeom>
                            </pic:spPr>
                          </pic:pic>
                        </a:graphicData>
                      </a:graphic>
                    </wp:inline>
                  </w:drawing>
                </w:r>
              </w:p>
            </w:tc>
          </w:tr>
          <w:tr w:rsidR="003B00CE" w:rsidTr="00A86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A86935" w:rsidRDefault="00A86935" w:rsidP="00A86935">
                <w:r>
                  <w:t>5</w:t>
                </w:r>
              </w:p>
            </w:tc>
            <w:tc>
              <w:tcPr>
                <w:tcW w:w="175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Test if opening screen button takes player to Level 1</w:t>
                </w:r>
              </w:p>
            </w:tc>
            <w:tc>
              <w:tcPr>
                <w:tcW w:w="1400"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Player will go to level 1</w:t>
                </w:r>
              </w:p>
            </w:tc>
            <w:tc>
              <w:tcPr>
                <w:tcW w:w="1329"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The player was taken to level 1</w:t>
                </w:r>
              </w:p>
            </w:tc>
            <w:tc>
              <w:tcPr>
                <w:tcW w:w="140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Button click</w:t>
                </w:r>
              </w:p>
            </w:tc>
            <w:tc>
              <w:tcPr>
                <w:tcW w:w="1986" w:type="dxa"/>
              </w:tcPr>
              <w:p w:rsidR="00A86935" w:rsidRDefault="003B00CE" w:rsidP="00A8693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2876D37" wp14:editId="57A6C3AE">
                      <wp:extent cx="1162050" cy="535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7579" cy="537873"/>
                              </a:xfrm>
                              <a:prstGeom prst="rect">
                                <a:avLst/>
                              </a:prstGeom>
                            </pic:spPr>
                          </pic:pic>
                        </a:graphicData>
                      </a:graphic>
                    </wp:inline>
                  </w:drawing>
                </w:r>
                <w:r>
                  <w:rPr>
                    <w:noProof/>
                  </w:rPr>
                  <w:drawing>
                    <wp:inline distT="0" distB="0" distL="0" distR="0" wp14:anchorId="437365AB" wp14:editId="14708FE0">
                      <wp:extent cx="1038225" cy="1152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225" cy="1152525"/>
                              </a:xfrm>
                              <a:prstGeom prst="rect">
                                <a:avLst/>
                              </a:prstGeom>
                            </pic:spPr>
                          </pic:pic>
                        </a:graphicData>
                      </a:graphic>
                    </wp:inline>
                  </w:drawing>
                </w:r>
              </w:p>
            </w:tc>
          </w:tr>
          <w:tr w:rsidR="003B00CE" w:rsidTr="00A86935">
            <w:tc>
              <w:tcPr>
                <w:cnfStyle w:val="001000000000" w:firstRow="0" w:lastRow="0" w:firstColumn="1" w:lastColumn="0" w:oddVBand="0" w:evenVBand="0" w:oddHBand="0" w:evenHBand="0" w:firstRowFirstColumn="0" w:firstRowLastColumn="0" w:lastRowFirstColumn="0" w:lastRowLastColumn="0"/>
                <w:tcW w:w="1141" w:type="dxa"/>
              </w:tcPr>
              <w:p w:rsidR="00A86935" w:rsidRDefault="003B00CE" w:rsidP="00A86935">
                <w:r>
                  <w:t>6</w:t>
                </w:r>
              </w:p>
            </w:tc>
            <w:tc>
              <w:tcPr>
                <w:tcW w:w="1755"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Test to see if when the player dies 3 times the game over screen will load</w:t>
                </w:r>
              </w:p>
            </w:tc>
            <w:tc>
              <w:tcPr>
                <w:tcW w:w="1400"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Game over screen will load</w:t>
                </w:r>
              </w:p>
            </w:tc>
            <w:tc>
              <w:tcPr>
                <w:tcW w:w="1329" w:type="dxa"/>
              </w:tcPr>
              <w:p w:rsidR="00A86935" w:rsidRDefault="00A86935" w:rsidP="00A86935">
                <w:pPr>
                  <w:cnfStyle w:val="000000000000" w:firstRow="0" w:lastRow="0" w:firstColumn="0" w:lastColumn="0" w:oddVBand="0" w:evenVBand="0" w:oddHBand="0" w:evenHBand="0" w:firstRowFirstColumn="0" w:firstRowLastColumn="0" w:lastRowFirstColumn="0" w:lastRowLastColumn="0"/>
                </w:pPr>
                <w:r>
                  <w:t>Game over screen loaded up</w:t>
                </w:r>
              </w:p>
            </w:tc>
            <w:tc>
              <w:tcPr>
                <w:tcW w:w="1405" w:type="dxa"/>
              </w:tcPr>
              <w:p w:rsidR="00A86935" w:rsidRDefault="003B00CE" w:rsidP="00A86935">
                <w:pPr>
                  <w:cnfStyle w:val="000000000000" w:firstRow="0" w:lastRow="0" w:firstColumn="0" w:lastColumn="0" w:oddVBand="0" w:evenVBand="0" w:oddHBand="0" w:evenHBand="0" w:firstRowFirstColumn="0" w:firstRowLastColumn="0" w:lastRowFirstColumn="0" w:lastRowLastColumn="0"/>
                </w:pPr>
                <w:r>
                  <w:t>Have the player die 3 times</w:t>
                </w:r>
              </w:p>
            </w:tc>
            <w:tc>
              <w:tcPr>
                <w:tcW w:w="1986" w:type="dxa"/>
              </w:tcPr>
              <w:p w:rsidR="00A86935" w:rsidRDefault="003B00CE" w:rsidP="00A8693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91B3E8" wp14:editId="3023B574">
                      <wp:extent cx="11811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1100" cy="390525"/>
                              </a:xfrm>
                              <a:prstGeom prst="rect">
                                <a:avLst/>
                              </a:prstGeom>
                            </pic:spPr>
                          </pic:pic>
                        </a:graphicData>
                      </a:graphic>
                    </wp:inline>
                  </w:drawing>
                </w:r>
                <w:r>
                  <w:rPr>
                    <w:noProof/>
                  </w:rPr>
                  <w:drawing>
                    <wp:inline distT="0" distB="0" distL="0" distR="0" wp14:anchorId="6670F378" wp14:editId="29FE893D">
                      <wp:extent cx="1524000" cy="66356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4214" cy="672361"/>
                              </a:xfrm>
                              <a:prstGeom prst="rect">
                                <a:avLst/>
                              </a:prstGeom>
                            </pic:spPr>
                          </pic:pic>
                        </a:graphicData>
                      </a:graphic>
                    </wp:inline>
                  </w:drawing>
                </w:r>
              </w:p>
            </w:tc>
          </w:tr>
          <w:tr w:rsidR="003B00CE" w:rsidTr="00A86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Pr>
              <w:p w:rsidR="00A86935" w:rsidRDefault="003B00CE" w:rsidP="00A86935">
                <w:r>
                  <w:t>7</w:t>
                </w:r>
              </w:p>
            </w:tc>
            <w:tc>
              <w:tcPr>
                <w:tcW w:w="175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 xml:space="preserve">Test if </w:t>
                </w:r>
                <w:r>
                  <w:t xml:space="preserve">game over screen </w:t>
                </w:r>
                <w:r>
                  <w:t>button takes player to Level 1</w:t>
                </w:r>
              </w:p>
            </w:tc>
            <w:tc>
              <w:tcPr>
                <w:tcW w:w="1400"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Player will go to level 1</w:t>
                </w:r>
              </w:p>
            </w:tc>
            <w:tc>
              <w:tcPr>
                <w:tcW w:w="1329"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The player was taken to level 1</w:t>
                </w:r>
              </w:p>
            </w:tc>
            <w:tc>
              <w:tcPr>
                <w:tcW w:w="1405" w:type="dxa"/>
              </w:tcPr>
              <w:p w:rsidR="00A86935" w:rsidRDefault="00A86935" w:rsidP="00A86935">
                <w:pPr>
                  <w:cnfStyle w:val="000000100000" w:firstRow="0" w:lastRow="0" w:firstColumn="0" w:lastColumn="0" w:oddVBand="0" w:evenVBand="0" w:oddHBand="1" w:evenHBand="0" w:firstRowFirstColumn="0" w:firstRowLastColumn="0" w:lastRowFirstColumn="0" w:lastRowLastColumn="0"/>
                </w:pPr>
                <w:r>
                  <w:t>Button click</w:t>
                </w:r>
              </w:p>
            </w:tc>
            <w:tc>
              <w:tcPr>
                <w:tcW w:w="1986" w:type="dxa"/>
              </w:tcPr>
              <w:p w:rsidR="00A86935" w:rsidRDefault="003B00CE" w:rsidP="00A8693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65F792" wp14:editId="1ECFD716">
                      <wp:extent cx="1428750" cy="60239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9354" cy="606863"/>
                              </a:xfrm>
                              <a:prstGeom prst="rect">
                                <a:avLst/>
                              </a:prstGeom>
                            </pic:spPr>
                          </pic:pic>
                        </a:graphicData>
                      </a:graphic>
                    </wp:inline>
                  </w:drawing>
                </w:r>
                <w:r>
                  <w:rPr>
                    <w:noProof/>
                  </w:rPr>
                  <w:drawing>
                    <wp:inline distT="0" distB="0" distL="0" distR="0" wp14:anchorId="218CBD4F" wp14:editId="2F474E9A">
                      <wp:extent cx="1038225" cy="1152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225" cy="1152525"/>
                              </a:xfrm>
                              <a:prstGeom prst="rect">
                                <a:avLst/>
                              </a:prstGeom>
                            </pic:spPr>
                          </pic:pic>
                        </a:graphicData>
                      </a:graphic>
                    </wp:inline>
                  </w:drawing>
                </w:r>
                <w:bookmarkStart w:id="0" w:name="_GoBack"/>
                <w:bookmarkEnd w:id="0"/>
              </w:p>
            </w:tc>
          </w:tr>
        </w:tbl>
        <w:p w:rsidR="00F077BA" w:rsidRPr="00F077BA" w:rsidRDefault="00F077BA" w:rsidP="00F077BA"/>
        <w:p w:rsidR="00F077BA" w:rsidRPr="00F077BA" w:rsidRDefault="00F077BA" w:rsidP="00F077BA">
          <w:pPr>
            <w:pStyle w:val="Heading1"/>
          </w:pPr>
          <w:r>
            <w:t>Client Requirements Analysis</w:t>
          </w:r>
        </w:p>
        <w:tbl>
          <w:tblPr>
            <w:tblStyle w:val="TableGrid1"/>
            <w:tblW w:w="0" w:type="auto"/>
            <w:tblInd w:w="113" w:type="dxa"/>
            <w:tblLook w:val="04A0" w:firstRow="1" w:lastRow="0" w:firstColumn="1" w:lastColumn="0" w:noHBand="0" w:noVBand="1"/>
          </w:tblPr>
          <w:tblGrid>
            <w:gridCol w:w="4390"/>
            <w:gridCol w:w="1628"/>
          </w:tblGrid>
          <w:tr w:rsidR="00062EEC" w:rsidTr="00062EEC">
            <w:tc>
              <w:tcPr>
                <w:tcW w:w="6018" w:type="dxa"/>
                <w:gridSpan w:val="2"/>
                <w:tcBorders>
                  <w:top w:val="single" w:sz="4" w:space="0" w:color="auto"/>
                  <w:left w:val="single" w:sz="4" w:space="0" w:color="auto"/>
                  <w:bottom w:val="single" w:sz="4" w:space="0" w:color="auto"/>
                  <w:right w:val="single" w:sz="4" w:space="0" w:color="auto"/>
                </w:tcBorders>
                <w:hideMark/>
              </w:tcPr>
              <w:p w:rsidR="00062EEC" w:rsidRDefault="00AC6B65" w:rsidP="00333FE2">
                <w:pPr>
                  <w:spacing w:after="200" w:line="276" w:lineRule="auto"/>
                  <w:jc w:val="center"/>
                  <w:rPr>
                    <w:rFonts w:ascii="Calibri" w:hAnsi="Calibri"/>
                    <w:b/>
                    <w:sz w:val="28"/>
                  </w:rPr>
                </w:pPr>
                <w:r>
                  <w:rPr>
                    <w:rFonts w:ascii="Calibri" w:hAnsi="Calibri"/>
                    <w:b/>
                    <w:sz w:val="28"/>
                  </w:rPr>
                  <w:t>The Exhibit</w:t>
                </w:r>
              </w:p>
            </w:tc>
          </w:tr>
          <w:tr w:rsidR="00062EEC" w:rsidTr="00062EEC">
            <w:tc>
              <w:tcPr>
                <w:tcW w:w="4390" w:type="dxa"/>
                <w:tcBorders>
                  <w:top w:val="single" w:sz="4" w:space="0" w:color="auto"/>
                  <w:left w:val="single" w:sz="4" w:space="0" w:color="auto"/>
                  <w:bottom w:val="single" w:sz="4" w:space="0" w:color="auto"/>
                  <w:right w:val="single" w:sz="4" w:space="0" w:color="auto"/>
                </w:tcBorders>
                <w:hideMark/>
              </w:tcPr>
              <w:p w:rsidR="00062EEC" w:rsidRDefault="00062EEC" w:rsidP="00333FE2">
                <w:pPr>
                  <w:spacing w:after="200" w:line="276" w:lineRule="auto"/>
                  <w:jc w:val="center"/>
                  <w:rPr>
                    <w:rFonts w:ascii="Calibri" w:hAnsi="Calibri"/>
                    <w:b/>
                  </w:rPr>
                </w:pPr>
                <w:r>
                  <w:rPr>
                    <w:rFonts w:ascii="Calibri" w:hAnsi="Calibri"/>
                    <w:b/>
                  </w:rPr>
                  <w:br/>
                  <w:t>Aspect:</w:t>
                </w:r>
              </w:p>
            </w:tc>
            <w:tc>
              <w:tcPr>
                <w:tcW w:w="1628" w:type="dxa"/>
                <w:tcBorders>
                  <w:top w:val="single" w:sz="4" w:space="0" w:color="auto"/>
                  <w:left w:val="single" w:sz="4" w:space="0" w:color="auto"/>
                  <w:bottom w:val="single" w:sz="4" w:space="0" w:color="auto"/>
                  <w:right w:val="single" w:sz="4" w:space="0" w:color="auto"/>
                </w:tcBorders>
                <w:hideMark/>
              </w:tcPr>
              <w:p w:rsidR="00062EEC" w:rsidRDefault="00062EEC" w:rsidP="00333FE2">
                <w:pPr>
                  <w:spacing w:after="200" w:line="276" w:lineRule="auto"/>
                  <w:jc w:val="center"/>
                  <w:rPr>
                    <w:rFonts w:ascii="Calibri" w:hAnsi="Calibri"/>
                    <w:b/>
                  </w:rPr>
                </w:pPr>
                <w:r>
                  <w:rPr>
                    <w:rFonts w:ascii="Calibri" w:hAnsi="Calibri"/>
                    <w:b/>
                  </w:rPr>
                  <w:t>Implemented:</w:t>
                </w:r>
                <w:r>
                  <w:rPr>
                    <w:rFonts w:ascii="Calibri" w:hAnsi="Calibri"/>
                    <w:b/>
                  </w:rPr>
                  <w:br/>
                  <w:t>(Y/N)</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062EEC" w:rsidP="00333FE2">
                <w:pPr>
                  <w:spacing w:after="200" w:line="276" w:lineRule="auto"/>
                  <w:rPr>
                    <w:rFonts w:ascii="Calibri" w:hAnsi="Calibri"/>
                    <w:b/>
                  </w:rPr>
                </w:pPr>
                <w:r>
                  <w:rPr>
                    <w:rFonts w:ascii="Calibri" w:hAnsi="Calibri"/>
                    <w:b/>
                  </w:rPr>
                  <w:t>Functional Game for use on pc</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062EEC" w:rsidP="00333FE2">
                <w:pPr>
                  <w:spacing w:after="200" w:line="276" w:lineRule="auto"/>
                  <w:rPr>
                    <w:rFonts w:ascii="Calibri" w:hAnsi="Calibri"/>
                    <w:b/>
                  </w:rPr>
                </w:pPr>
                <w:r>
                  <w:rPr>
                    <w:rFonts w:ascii="Calibri" w:hAnsi="Calibri"/>
                    <w:b/>
                  </w:rPr>
                  <w:t>Game functions via keyboard and mouse</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rPr>
                    <w:rFonts w:ascii="Calibri" w:hAnsi="Calibri"/>
                    <w:b/>
                  </w:rPr>
                </w:pPr>
                <w:r>
                  <w:rPr>
                    <w:rFonts w:ascii="Calibri" w:hAnsi="Calibri"/>
                    <w:b/>
                  </w:rPr>
                  <w:t>Videos</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062EEC" w:rsidP="00333FE2">
                <w:pPr>
                  <w:spacing w:after="200" w:line="276" w:lineRule="auto"/>
                  <w:rPr>
                    <w:rFonts w:ascii="Calibri" w:hAnsi="Calibri"/>
                    <w:b/>
                  </w:rPr>
                </w:pPr>
                <w:r>
                  <w:rPr>
                    <w:rFonts w:ascii="Calibri" w:hAnsi="Calibri"/>
                    <w:b/>
                  </w:rPr>
                  <w:t xml:space="preserve">Interface designs annotated </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062EEC" w:rsidP="00333FE2">
                <w:pPr>
                  <w:spacing w:after="200" w:line="276" w:lineRule="auto"/>
                  <w:rPr>
                    <w:rFonts w:ascii="Calibri" w:hAnsi="Calibri"/>
                    <w:b/>
                  </w:rPr>
                </w:pPr>
                <w:r>
                  <w:rPr>
                    <w:rFonts w:ascii="Calibri" w:hAnsi="Calibri"/>
                    <w:b/>
                  </w:rPr>
                  <w:t>HCI techniques used documented</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rPr>
                    <w:rFonts w:ascii="Calibri" w:hAnsi="Calibri"/>
                    <w:b/>
                  </w:rPr>
                </w:pPr>
                <w:r>
                  <w:rPr>
                    <w:rFonts w:ascii="Calibri" w:hAnsi="Calibri"/>
                    <w:b/>
                  </w:rPr>
                  <w:lastRenderedPageBreak/>
                  <w:t>Art assets created</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062EEC" w:rsidP="00333FE2">
                <w:pPr>
                  <w:spacing w:after="200" w:line="276" w:lineRule="auto"/>
                  <w:rPr>
                    <w:rFonts w:ascii="Calibri" w:hAnsi="Calibri"/>
                    <w:b/>
                  </w:rPr>
                </w:pPr>
                <w:r>
                  <w:rPr>
                    <w:rFonts w:ascii="Calibri" w:hAnsi="Calibri"/>
                    <w:b/>
                  </w:rPr>
                  <w:t>Flow Diagram completed</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rPr>
                    <w:rFonts w:ascii="Calibri" w:hAnsi="Calibri"/>
                    <w:b/>
                  </w:rPr>
                </w:pPr>
                <w:r>
                  <w:rPr>
                    <w:rFonts w:ascii="Calibri" w:hAnsi="Calibri"/>
                    <w:b/>
                  </w:rPr>
                  <w:t>Mood board completed</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rPr>
                    <w:rFonts w:ascii="Calibri" w:hAnsi="Calibri"/>
                    <w:b/>
                  </w:rPr>
                </w:pPr>
                <w:r>
                  <w:rPr>
                    <w:rFonts w:ascii="Calibri" w:hAnsi="Calibri"/>
                    <w:b/>
                  </w:rPr>
                  <w:t>Game Idea</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r w:rsidR="00062EEC" w:rsidTr="00062EEC">
            <w:tc>
              <w:tcPr>
                <w:tcW w:w="4390"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rPr>
                    <w:rFonts w:ascii="Calibri" w:hAnsi="Calibri"/>
                    <w:b/>
                  </w:rPr>
                </w:pPr>
                <w:r>
                  <w:rPr>
                    <w:rFonts w:ascii="Calibri" w:hAnsi="Calibri"/>
                    <w:b/>
                  </w:rPr>
                  <w:t>Game Complete</w:t>
                </w:r>
              </w:p>
            </w:tc>
            <w:tc>
              <w:tcPr>
                <w:tcW w:w="1628" w:type="dxa"/>
                <w:tcBorders>
                  <w:top w:val="single" w:sz="4" w:space="0" w:color="auto"/>
                  <w:left w:val="single" w:sz="4" w:space="0" w:color="auto"/>
                  <w:bottom w:val="single" w:sz="4" w:space="0" w:color="auto"/>
                  <w:right w:val="single" w:sz="4" w:space="0" w:color="auto"/>
                </w:tcBorders>
              </w:tcPr>
              <w:p w:rsidR="00062EEC" w:rsidRDefault="00AC6B65" w:rsidP="00333FE2">
                <w:pPr>
                  <w:spacing w:after="200" w:line="276" w:lineRule="auto"/>
                  <w:jc w:val="center"/>
                  <w:rPr>
                    <w:rFonts w:ascii="Calibri" w:hAnsi="Calibri"/>
                    <w:b/>
                  </w:rPr>
                </w:pPr>
                <w:r>
                  <w:rPr>
                    <w:rFonts w:ascii="Calibri" w:hAnsi="Calibri"/>
                    <w:b/>
                  </w:rPr>
                  <w:t>Y</w:t>
                </w:r>
              </w:p>
            </w:tc>
          </w:tr>
        </w:tbl>
        <w:p w:rsidR="00EA515A" w:rsidRDefault="00EA515A" w:rsidP="00062EEC"/>
        <w:p w:rsidR="00680973" w:rsidRDefault="00EA515A" w:rsidP="00EA515A">
          <w:pPr>
            <w:pStyle w:val="Heading1"/>
          </w:pPr>
          <w:r w:rsidRPr="00EA515A">
            <w:t>Programs Used</w:t>
          </w:r>
        </w:p>
        <w:p w:rsidR="00062EEC" w:rsidRPr="00062EEC" w:rsidRDefault="00062EEC" w:rsidP="00062EEC">
          <w:pPr>
            <w:rPr>
              <w:sz w:val="24"/>
              <w:szCs w:val="24"/>
            </w:rPr>
          </w:pPr>
          <w:r w:rsidRPr="00062EEC">
            <w:rPr>
              <w:sz w:val="24"/>
              <w:szCs w:val="24"/>
            </w:rPr>
            <w:t xml:space="preserve">I will be using a game engine named Construct 2 to make my game interface as it is a program that offers a wide range of functions that can be used to make good interfaces. The program is also intuitive, easy to use and has a lot of video tutorials on the internet on how to use the interface. I have used the engine in the past as well for previous assignments so I am used to the pay-out of the program making my workflow more productive. </w:t>
          </w:r>
        </w:p>
        <w:p w:rsidR="00EA515A" w:rsidRDefault="00062EEC" w:rsidP="00EA515A">
          <w:pPr>
            <w:rPr>
              <w:sz w:val="24"/>
              <w:szCs w:val="24"/>
            </w:rPr>
          </w:pPr>
          <w:r w:rsidRPr="00062EEC">
            <w:rPr>
              <w:sz w:val="24"/>
              <w:szCs w:val="24"/>
            </w:rPr>
            <w:t xml:space="preserve">I want to use pixel art for my game interface as I personally like how it looks. To make the pixel art assets I will use a program called Aseprite as it is free to the public if you install an older version and easy to use with its familiar interface when compared to other drawing software. </w:t>
          </w:r>
        </w:p>
        <w:p w:rsidR="00062EEC" w:rsidRDefault="00062EEC" w:rsidP="00062EEC">
          <w:pPr>
            <w:pStyle w:val="Heading1"/>
          </w:pPr>
          <w:r>
            <w:t>Assets Created</w:t>
          </w:r>
        </w:p>
        <w:p w:rsidR="00062EEC" w:rsidRPr="00062EEC" w:rsidRDefault="00062EEC" w:rsidP="00062EEC">
          <w:r>
            <w:rPr>
              <w:rFonts w:ascii="Arial" w:hAnsi="Arial" w:cs="Arial"/>
              <w:noProof/>
              <w:color w:val="595959"/>
            </w:rPr>
            <w:drawing>
              <wp:inline distT="0" distB="0" distL="0" distR="0">
                <wp:extent cx="5731510" cy="3977154"/>
                <wp:effectExtent l="0" t="0" r="0" b="0"/>
                <wp:docPr id="15" name="Picture 15" descr="https://lh3.googleusercontent.com/qb5mgr-0j2NfxqUYyUjs1id4tSYfaN3FCrQFKD8fCtKB1_Q5tuvJpuh4jBz0HSdwS5SAwMqDiG8DiW4lk1zvo6YNirGrJ2G1oujpgN4PHEopceWbxveiNSIFAUT1RxgNe9dUsO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qb5mgr-0j2NfxqUYyUjs1id4tSYfaN3FCrQFKD8fCtKB1_Q5tuvJpuh4jBz0HSdwS5SAwMqDiG8DiW4lk1zvo6YNirGrJ2G1oujpgN4PHEopceWbxveiNSIFAUT1RxgNe9dUsOw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977154"/>
                        </a:xfrm>
                        <a:prstGeom prst="rect">
                          <a:avLst/>
                        </a:prstGeom>
                        <a:noFill/>
                        <a:ln>
                          <a:noFill/>
                        </a:ln>
                      </pic:spPr>
                    </pic:pic>
                  </a:graphicData>
                </a:graphic>
              </wp:inline>
            </w:drawing>
          </w:r>
        </w:p>
        <w:p w:rsidR="00EA515A" w:rsidRDefault="00EA515A" w:rsidP="00EA515A">
          <w:pPr>
            <w:pStyle w:val="Heading1"/>
          </w:pPr>
          <w:r>
            <w:lastRenderedPageBreak/>
            <w:t>Final Interface</w:t>
          </w:r>
        </w:p>
        <w:p w:rsidR="00EA515A" w:rsidRDefault="0045719F" w:rsidP="00680973">
          <w:r>
            <w:rPr>
              <w:noProof/>
            </w:rPr>
            <w:drawing>
              <wp:inline distT="0" distB="0" distL="0" distR="0" wp14:anchorId="3B1B0BC9" wp14:editId="6ACA1B7C">
                <wp:extent cx="5731510" cy="3093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3085"/>
                        </a:xfrm>
                        <a:prstGeom prst="rect">
                          <a:avLst/>
                        </a:prstGeom>
                      </pic:spPr>
                    </pic:pic>
                  </a:graphicData>
                </a:graphic>
              </wp:inline>
            </w:drawing>
          </w:r>
        </w:p>
        <w:p w:rsidR="0045719F" w:rsidRDefault="0045719F" w:rsidP="00680973">
          <w:r>
            <w:rPr>
              <w:noProof/>
            </w:rPr>
            <w:lastRenderedPageBreak/>
            <w:drawing>
              <wp:inline distT="0" distB="0" distL="0" distR="0" wp14:anchorId="054C7061" wp14:editId="13597795">
                <wp:extent cx="5731510" cy="307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0225"/>
                        </a:xfrm>
                        <a:prstGeom prst="rect">
                          <a:avLst/>
                        </a:prstGeom>
                      </pic:spPr>
                    </pic:pic>
                  </a:graphicData>
                </a:graphic>
              </wp:inline>
            </w:drawing>
          </w:r>
          <w:r w:rsidRPr="0045719F">
            <w:rPr>
              <w:noProof/>
            </w:rPr>
            <w:t xml:space="preserve"> </w:t>
          </w:r>
          <w:r>
            <w:rPr>
              <w:noProof/>
            </w:rPr>
            <w:drawing>
              <wp:inline distT="0" distB="0" distL="0" distR="0" wp14:anchorId="5ED0D6F3" wp14:editId="783373C9">
                <wp:extent cx="5731510" cy="3084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4195"/>
                        </a:xfrm>
                        <a:prstGeom prst="rect">
                          <a:avLst/>
                        </a:prstGeom>
                      </pic:spPr>
                    </pic:pic>
                  </a:graphicData>
                </a:graphic>
              </wp:inline>
            </w:drawing>
          </w:r>
        </w:p>
        <w:p w:rsidR="00EA515A" w:rsidRDefault="00EA515A" w:rsidP="00EA515A">
          <w:pPr>
            <w:pStyle w:val="Heading1"/>
          </w:pPr>
          <w:r>
            <w:t>What Else I Have Done</w:t>
          </w:r>
        </w:p>
        <w:p w:rsidR="0045719F" w:rsidRPr="0045719F" w:rsidRDefault="0045719F" w:rsidP="0045719F">
          <w:pPr>
            <w:pStyle w:val="Heading2"/>
          </w:pPr>
          <w:r>
            <w:t>Flow Chart</w:t>
          </w:r>
        </w:p>
        <w:p w:rsidR="00EA515A" w:rsidRDefault="000E4AB9" w:rsidP="00680973">
          <w:r>
            <w:t>To access the flowchart for easier view got to</w:t>
          </w:r>
          <w:r w:rsidR="0045719F">
            <w:t>:</w:t>
          </w:r>
        </w:p>
        <w:p w:rsidR="0045719F" w:rsidRDefault="0045719F" w:rsidP="00680973">
          <w:hyperlink r:id="rId30" w:history="1">
            <w:r>
              <w:rPr>
                <w:rStyle w:val="Hyperlink"/>
              </w:rPr>
              <w:t>https://www.draw.io/</w:t>
            </w:r>
          </w:hyperlink>
        </w:p>
        <w:p w:rsidR="0045719F" w:rsidRDefault="0045719F" w:rsidP="00680973">
          <w:r>
            <w:t>Then open this file on the website:</w:t>
          </w:r>
        </w:p>
        <w:p w:rsidR="0045719F" w:rsidRDefault="0045719F" w:rsidP="00EA515A">
          <w:pPr>
            <w:pStyle w:val="Heading1"/>
          </w:pPr>
          <w:r>
            <w:object w:dxaOrig="1540"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77.25pt;height:49.5pt" o:ole="">
                <v:imagedata r:id="rId31" o:title=""/>
              </v:shape>
              <o:OLEObject Type="Embed" ProgID="Package" ShapeID="_x0000_i1054" DrawAspect="Icon" ObjectID="_1622879030" r:id="rId32"/>
            </w:object>
          </w:r>
        </w:p>
        <w:p w:rsidR="0045719F" w:rsidRDefault="0045719F" w:rsidP="0045719F">
          <w:pPr>
            <w:pStyle w:val="Heading2"/>
          </w:pPr>
          <w:r>
            <w:t>Game</w:t>
          </w:r>
        </w:p>
        <w:p w:rsidR="0045719F" w:rsidRDefault="0045719F" w:rsidP="0045719F">
          <w:r>
            <w:t>To access my game, you will have to open up the file in the “Game” folder within my submission in a program called Construct 2.</w:t>
          </w:r>
        </w:p>
        <w:p w:rsidR="00941F1D" w:rsidRPr="0045719F" w:rsidRDefault="0097207E" w:rsidP="0097207E">
          <w:pPr>
            <w:pStyle w:val="Heading2"/>
          </w:pPr>
          <w:r>
            <w:t>Videos</w:t>
          </w:r>
        </w:p>
        <w:p w:rsidR="0097207E" w:rsidRPr="0045719F" w:rsidRDefault="0097207E" w:rsidP="0045719F">
          <w:r>
            <w:t>I have made 3 videos which will be in my full submission of this assignment. The first video shows my art assets and the program I used to make them. The second video demonstrates my game and the final video goes through how I made the game interface using Construct 2.</w:t>
          </w:r>
        </w:p>
        <w:p w:rsidR="00EA515A" w:rsidRPr="00680973" w:rsidRDefault="00EA515A" w:rsidP="00EA515A">
          <w:pPr>
            <w:pStyle w:val="Heading1"/>
          </w:pPr>
          <w:r>
            <w:t>Conclusion</w:t>
          </w:r>
        </w:p>
        <w:p w:rsidR="00062EEC" w:rsidRPr="00062EEC" w:rsidRDefault="00062EEC" w:rsidP="00062EEC">
          <w:pPr>
            <w:rPr>
              <w:sz w:val="24"/>
              <w:szCs w:val="24"/>
            </w:rPr>
          </w:pPr>
          <w:r w:rsidRPr="00062EEC">
            <w:rPr>
              <w:sz w:val="24"/>
              <w:szCs w:val="24"/>
            </w:rPr>
            <w:t>Overall,</w:t>
          </w:r>
          <w:r w:rsidRPr="00062EEC">
            <w:rPr>
              <w:sz w:val="24"/>
              <w:szCs w:val="24"/>
            </w:rPr>
            <w:t xml:space="preserve"> I feel like I have made a good and intuitive game interface that the player can understand almost autonomously. I have used various different program functions in Construct 2 to make my interface, that I had to learn to improve my game interface. From the start of my project I had a distinct idea of how I wanted my interface to look, it was then about refining that idea into something creatable in the time I had and the knowledge I have from other projects. If I were to redo this project I would change little although I would have started making my flowchart online rather than a whiteboard as it is easier to understand when using Draw.io with its minimal and clear interface design.</w:t>
          </w:r>
        </w:p>
        <w:p w:rsidR="00F73C80" w:rsidRDefault="00914034" w:rsidP="00F73C80">
          <w:pPr>
            <w:rPr>
              <w:ins w:id="1" w:author="user" w:date="2017-10-06T18:05:00Z"/>
            </w:rPr>
          </w:pPr>
        </w:p>
      </w:sdtContent>
    </w:sdt>
    <w:p w:rsidR="00A40F70" w:rsidRDefault="00A40F70"/>
    <w:sectPr w:rsidR="00A40F70" w:rsidSect="00243C24">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F70" w:rsidRDefault="00A40F70" w:rsidP="004041E1">
      <w:pPr>
        <w:spacing w:after="0" w:line="240" w:lineRule="auto"/>
      </w:pPr>
      <w:r>
        <w:separator/>
      </w:r>
    </w:p>
  </w:endnote>
  <w:endnote w:type="continuationSeparator" w:id="0">
    <w:p w:rsidR="00A40F70" w:rsidRDefault="00A40F70"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F70" w:rsidRDefault="00A40F70" w:rsidP="00E2714D">
    <w:pPr>
      <w:pStyle w:val="Footer"/>
    </w:pPr>
    <w:r>
      <w:t xml:space="preserve">Joseph Roper </w:t>
    </w:r>
    <w:r>
      <w:tab/>
    </w:r>
    <w:r>
      <w:tab/>
    </w:r>
    <w:sdt>
      <w:sdtPr>
        <w:id w:val="-1770381836"/>
        <w:docPartObj>
          <w:docPartGallery w:val="Page Numbers (Bottom of Page)"/>
          <w:docPartUnique/>
        </w:docPartObj>
      </w:sdtPr>
      <w:sdtEndPr/>
      <w:sdtContent>
        <w:r>
          <w:t xml:space="preserve">Page | </w:t>
        </w:r>
        <w:r w:rsidR="00F73C80">
          <w:fldChar w:fldCharType="begin"/>
        </w:r>
        <w:r w:rsidR="00F73C80">
          <w:instrText xml:space="preserve"> PAGE   \* MERGEFORMAT </w:instrText>
        </w:r>
        <w:r w:rsidR="00F73C80">
          <w:fldChar w:fldCharType="separate"/>
        </w:r>
        <w:r w:rsidR="007E5CF3">
          <w:rPr>
            <w:noProof/>
          </w:rPr>
          <w:t>2</w:t>
        </w:r>
        <w:r w:rsidR="00F73C80">
          <w:rPr>
            <w:noProof/>
          </w:rPr>
          <w:fldChar w:fldCharType="end"/>
        </w:r>
        <w:r>
          <w:t xml:space="preserve"> </w:t>
        </w:r>
      </w:sdtContent>
    </w:sdt>
  </w:p>
  <w:p w:rsidR="00A40F70" w:rsidRDefault="00A40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F70" w:rsidRDefault="00A40F70" w:rsidP="004041E1">
      <w:pPr>
        <w:spacing w:after="0" w:line="240" w:lineRule="auto"/>
      </w:pPr>
      <w:r>
        <w:separator/>
      </w:r>
    </w:p>
  </w:footnote>
  <w:footnote w:type="continuationSeparator" w:id="0">
    <w:p w:rsidR="00A40F70" w:rsidRDefault="00A40F70"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rsidR="00A40F70" w:rsidRPr="004041E1" w:rsidRDefault="00A40F70"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sidRPr="004041E1">
          <w:rPr>
            <w:rFonts w:asciiTheme="majorHAnsi" w:eastAsiaTheme="majorEastAsia" w:hAnsiTheme="majorHAnsi" w:cstheme="majorBidi"/>
            <w:color w:val="595959" w:themeColor="text1" w:themeTint="A6"/>
            <w:sz w:val="32"/>
            <w:szCs w:val="108"/>
          </w:rPr>
          <w:t>BTEC National 90 Credit Diploma in Creative Media Production</w:t>
        </w:r>
      </w:p>
    </w:sdtContent>
  </w:sdt>
  <w:p w:rsidR="00A40F70" w:rsidRDefault="00A40F70">
    <w:pPr>
      <w:pStyle w:val="Header"/>
    </w:pPr>
  </w:p>
  <w:p w:rsidR="00A40F70" w:rsidRDefault="00A40F7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B3"/>
    <w:rsid w:val="00005230"/>
    <w:rsid w:val="00015899"/>
    <w:rsid w:val="0003360A"/>
    <w:rsid w:val="0004757D"/>
    <w:rsid w:val="00052D5F"/>
    <w:rsid w:val="00057093"/>
    <w:rsid w:val="00062EEC"/>
    <w:rsid w:val="000B3C7A"/>
    <w:rsid w:val="000B5D10"/>
    <w:rsid w:val="000C0AAA"/>
    <w:rsid w:val="000D748D"/>
    <w:rsid w:val="000E4AB9"/>
    <w:rsid w:val="00124772"/>
    <w:rsid w:val="0013094D"/>
    <w:rsid w:val="00156344"/>
    <w:rsid w:val="001A40BB"/>
    <w:rsid w:val="001B391E"/>
    <w:rsid w:val="001C7D0D"/>
    <w:rsid w:val="001F3D70"/>
    <w:rsid w:val="002377B0"/>
    <w:rsid w:val="00243C24"/>
    <w:rsid w:val="00247166"/>
    <w:rsid w:val="002A4485"/>
    <w:rsid w:val="002A5CD4"/>
    <w:rsid w:val="002A6629"/>
    <w:rsid w:val="002B1147"/>
    <w:rsid w:val="0037476A"/>
    <w:rsid w:val="003B00CE"/>
    <w:rsid w:val="003B6FD4"/>
    <w:rsid w:val="003D102D"/>
    <w:rsid w:val="003F02FC"/>
    <w:rsid w:val="004041E1"/>
    <w:rsid w:val="00440CFF"/>
    <w:rsid w:val="00447E66"/>
    <w:rsid w:val="0045719F"/>
    <w:rsid w:val="00490D86"/>
    <w:rsid w:val="00494E20"/>
    <w:rsid w:val="004956F8"/>
    <w:rsid w:val="004A7A73"/>
    <w:rsid w:val="004F7838"/>
    <w:rsid w:val="005429C4"/>
    <w:rsid w:val="005632BF"/>
    <w:rsid w:val="0056614C"/>
    <w:rsid w:val="00574B0B"/>
    <w:rsid w:val="00576D7E"/>
    <w:rsid w:val="00581DD9"/>
    <w:rsid w:val="005B677D"/>
    <w:rsid w:val="005E369E"/>
    <w:rsid w:val="005F769C"/>
    <w:rsid w:val="006472EF"/>
    <w:rsid w:val="006523A8"/>
    <w:rsid w:val="00680973"/>
    <w:rsid w:val="006A05C7"/>
    <w:rsid w:val="006C49C8"/>
    <w:rsid w:val="00710EB5"/>
    <w:rsid w:val="00742829"/>
    <w:rsid w:val="00745EB3"/>
    <w:rsid w:val="0077229B"/>
    <w:rsid w:val="007B37B6"/>
    <w:rsid w:val="007E5CF3"/>
    <w:rsid w:val="007F3325"/>
    <w:rsid w:val="0080419D"/>
    <w:rsid w:val="008446B4"/>
    <w:rsid w:val="0087450E"/>
    <w:rsid w:val="00887901"/>
    <w:rsid w:val="00892874"/>
    <w:rsid w:val="008B4705"/>
    <w:rsid w:val="00907C60"/>
    <w:rsid w:val="00914034"/>
    <w:rsid w:val="00930445"/>
    <w:rsid w:val="00931D78"/>
    <w:rsid w:val="00941F1D"/>
    <w:rsid w:val="00953208"/>
    <w:rsid w:val="0097207E"/>
    <w:rsid w:val="0098528C"/>
    <w:rsid w:val="009A6D79"/>
    <w:rsid w:val="009C0078"/>
    <w:rsid w:val="00A2643E"/>
    <w:rsid w:val="00A26FAB"/>
    <w:rsid w:val="00A40F70"/>
    <w:rsid w:val="00A53733"/>
    <w:rsid w:val="00A64D4D"/>
    <w:rsid w:val="00A6753D"/>
    <w:rsid w:val="00A76926"/>
    <w:rsid w:val="00A852E5"/>
    <w:rsid w:val="00A86935"/>
    <w:rsid w:val="00A95FAC"/>
    <w:rsid w:val="00AB2196"/>
    <w:rsid w:val="00AC6B65"/>
    <w:rsid w:val="00AD7925"/>
    <w:rsid w:val="00AE0578"/>
    <w:rsid w:val="00B228BC"/>
    <w:rsid w:val="00B642F3"/>
    <w:rsid w:val="00B908FC"/>
    <w:rsid w:val="00B95DC8"/>
    <w:rsid w:val="00BD1663"/>
    <w:rsid w:val="00BE2D1E"/>
    <w:rsid w:val="00BE582E"/>
    <w:rsid w:val="00C157CD"/>
    <w:rsid w:val="00C22BD2"/>
    <w:rsid w:val="00C22F5E"/>
    <w:rsid w:val="00C42C88"/>
    <w:rsid w:val="00C472D8"/>
    <w:rsid w:val="00C47B18"/>
    <w:rsid w:val="00C63D20"/>
    <w:rsid w:val="00C65171"/>
    <w:rsid w:val="00C86C9D"/>
    <w:rsid w:val="00C870F0"/>
    <w:rsid w:val="00C9412F"/>
    <w:rsid w:val="00C96C09"/>
    <w:rsid w:val="00CA39F4"/>
    <w:rsid w:val="00CD71A6"/>
    <w:rsid w:val="00CE3D34"/>
    <w:rsid w:val="00CF0239"/>
    <w:rsid w:val="00CF5719"/>
    <w:rsid w:val="00D2008D"/>
    <w:rsid w:val="00D377D7"/>
    <w:rsid w:val="00D4379F"/>
    <w:rsid w:val="00D478AD"/>
    <w:rsid w:val="00D570F1"/>
    <w:rsid w:val="00D8135A"/>
    <w:rsid w:val="00D8537F"/>
    <w:rsid w:val="00D901B3"/>
    <w:rsid w:val="00DC29EB"/>
    <w:rsid w:val="00E00FE3"/>
    <w:rsid w:val="00E1625D"/>
    <w:rsid w:val="00E2714D"/>
    <w:rsid w:val="00E32080"/>
    <w:rsid w:val="00E3713E"/>
    <w:rsid w:val="00E43242"/>
    <w:rsid w:val="00E45912"/>
    <w:rsid w:val="00E53DB3"/>
    <w:rsid w:val="00E564EB"/>
    <w:rsid w:val="00E755C2"/>
    <w:rsid w:val="00EA515A"/>
    <w:rsid w:val="00EB0427"/>
    <w:rsid w:val="00F077BA"/>
    <w:rsid w:val="00F10D52"/>
    <w:rsid w:val="00F1516B"/>
    <w:rsid w:val="00F22706"/>
    <w:rsid w:val="00F73C80"/>
    <w:rsid w:val="00F940A4"/>
    <w:rsid w:val="00FD2960"/>
    <w:rsid w:val="00FF0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E813C84"/>
  <w15:docId w15:val="{B119E9AB-B743-4DEB-96BA-1B1843CC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A73"/>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B228BC"/>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1481AB"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EAC1C" w:themeColor="hyperlink"/>
      <w:u w:val="single"/>
    </w:rPr>
  </w:style>
  <w:style w:type="character" w:customStyle="1" w:styleId="UnresolvedMention1">
    <w:name w:val="Unresolved Mention1"/>
    <w:basedOn w:val="DefaultParagraphFont"/>
    <w:uiPriority w:val="99"/>
    <w:semiHidden/>
    <w:unhideWhenUsed/>
    <w:rsid w:val="00B642F3"/>
    <w:rPr>
      <w:color w:val="808080"/>
      <w:shd w:val="clear" w:color="auto" w:fill="E6E6E6"/>
    </w:rPr>
  </w:style>
  <w:style w:type="character" w:customStyle="1" w:styleId="bs-content-rb-glossary">
    <w:name w:val="bs-content-rb-glossary"/>
    <w:basedOn w:val="DefaultParagraphFont"/>
    <w:rsid w:val="00F10D52"/>
  </w:style>
  <w:style w:type="paragraph" w:styleId="BalloonText">
    <w:name w:val="Balloon Text"/>
    <w:basedOn w:val="Normal"/>
    <w:link w:val="BalloonTextChar"/>
    <w:uiPriority w:val="99"/>
    <w:semiHidden/>
    <w:unhideWhenUsed/>
    <w:rsid w:val="002A5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CD4"/>
    <w:rPr>
      <w:rFonts w:ascii="Tahoma" w:hAnsi="Tahoma" w:cs="Tahoma"/>
      <w:sz w:val="16"/>
      <w:szCs w:val="16"/>
    </w:rPr>
  </w:style>
  <w:style w:type="character" w:styleId="FollowedHyperlink">
    <w:name w:val="FollowedHyperlink"/>
    <w:basedOn w:val="DefaultParagraphFont"/>
    <w:uiPriority w:val="99"/>
    <w:semiHidden/>
    <w:unhideWhenUsed/>
    <w:rsid w:val="000B5D10"/>
    <w:rPr>
      <w:color w:val="B26B02" w:themeColor="followedHyperlink"/>
      <w:u w:val="single"/>
    </w:rPr>
  </w:style>
  <w:style w:type="paragraph" w:styleId="NormalWeb">
    <w:name w:val="Normal (Web)"/>
    <w:basedOn w:val="Normal"/>
    <w:uiPriority w:val="99"/>
    <w:semiHidden/>
    <w:unhideWhenUsed/>
    <w:rsid w:val="00C47B1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B228BC"/>
    <w:rPr>
      <w:rFonts w:asciiTheme="majorHAnsi" w:eastAsiaTheme="majorEastAsia" w:hAnsiTheme="majorHAnsi" w:cstheme="majorBidi"/>
      <w:color w:val="0D5571" w:themeColor="accent1" w:themeShade="7F"/>
      <w:sz w:val="24"/>
      <w:szCs w:val="24"/>
    </w:rPr>
  </w:style>
  <w:style w:type="table" w:styleId="TableGrid">
    <w:name w:val="Table Grid"/>
    <w:basedOn w:val="TableNormal"/>
    <w:uiPriority w:val="39"/>
    <w:rsid w:val="00033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3360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1">
    <w:name w:val="Grid Table 4 Accent 1"/>
    <w:basedOn w:val="TableNormal"/>
    <w:uiPriority w:val="49"/>
    <w:rsid w:val="0003360A"/>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5Dark-Accent5">
    <w:name w:val="Grid Table 5 Dark Accent 5"/>
    <w:basedOn w:val="TableNormal"/>
    <w:uiPriority w:val="50"/>
    <w:rsid w:val="00C65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TableGrid1">
    <w:name w:val="Table Grid1"/>
    <w:basedOn w:val="TableNormal"/>
    <w:next w:val="TableGrid"/>
    <w:rsid w:val="00062EEC"/>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40CFF"/>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2">
    <w:name w:val="Grid Table 5 Dark Accent 2"/>
    <w:basedOn w:val="TableNormal"/>
    <w:uiPriority w:val="50"/>
    <w:rsid w:val="00AC6B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859490">
      <w:bodyDiv w:val="1"/>
      <w:marLeft w:val="0"/>
      <w:marRight w:val="0"/>
      <w:marTop w:val="0"/>
      <w:marBottom w:val="0"/>
      <w:divBdr>
        <w:top w:val="none" w:sz="0" w:space="0" w:color="auto"/>
        <w:left w:val="none" w:sz="0" w:space="0" w:color="auto"/>
        <w:bottom w:val="none" w:sz="0" w:space="0" w:color="auto"/>
        <w:right w:val="none" w:sz="0" w:space="0" w:color="auto"/>
      </w:divBdr>
      <w:divsChild>
        <w:div w:id="1873180341">
          <w:marLeft w:val="0"/>
          <w:marRight w:val="0"/>
          <w:marTop w:val="0"/>
          <w:marBottom w:val="200"/>
          <w:divBdr>
            <w:top w:val="none" w:sz="0" w:space="0" w:color="auto"/>
            <w:left w:val="none" w:sz="0" w:space="0" w:color="auto"/>
            <w:bottom w:val="none" w:sz="0" w:space="0" w:color="auto"/>
            <w:right w:val="none" w:sz="0" w:space="0" w:color="auto"/>
          </w:divBdr>
        </w:div>
        <w:div w:id="672337893">
          <w:marLeft w:val="0"/>
          <w:marRight w:val="0"/>
          <w:marTop w:val="0"/>
          <w:marBottom w:val="200"/>
          <w:divBdr>
            <w:top w:val="none" w:sz="0" w:space="0" w:color="auto"/>
            <w:left w:val="none" w:sz="0" w:space="0" w:color="auto"/>
            <w:bottom w:val="none" w:sz="0" w:space="0" w:color="auto"/>
            <w:right w:val="none" w:sz="0" w:space="0" w:color="auto"/>
          </w:divBdr>
        </w:div>
        <w:div w:id="1469322195">
          <w:marLeft w:val="0"/>
          <w:marRight w:val="0"/>
          <w:marTop w:val="0"/>
          <w:marBottom w:val="200"/>
          <w:divBdr>
            <w:top w:val="none" w:sz="0" w:space="0" w:color="auto"/>
            <w:left w:val="none" w:sz="0" w:space="0" w:color="auto"/>
            <w:bottom w:val="none" w:sz="0" w:space="0" w:color="auto"/>
            <w:right w:val="none" w:sz="0" w:space="0" w:color="auto"/>
          </w:divBdr>
        </w:div>
        <w:div w:id="536310182">
          <w:marLeft w:val="0"/>
          <w:marRight w:val="0"/>
          <w:marTop w:val="0"/>
          <w:marBottom w:val="200"/>
          <w:divBdr>
            <w:top w:val="none" w:sz="0" w:space="0" w:color="auto"/>
            <w:left w:val="none" w:sz="0" w:space="0" w:color="auto"/>
            <w:bottom w:val="none" w:sz="0" w:space="0" w:color="auto"/>
            <w:right w:val="none" w:sz="0" w:space="0" w:color="auto"/>
          </w:divBdr>
        </w:div>
        <w:div w:id="131872411">
          <w:marLeft w:val="0"/>
          <w:marRight w:val="0"/>
          <w:marTop w:val="0"/>
          <w:marBottom w:val="200"/>
          <w:divBdr>
            <w:top w:val="none" w:sz="0" w:space="0" w:color="auto"/>
            <w:left w:val="none" w:sz="0" w:space="0" w:color="auto"/>
            <w:bottom w:val="none" w:sz="0" w:space="0" w:color="auto"/>
            <w:right w:val="none" w:sz="0" w:space="0" w:color="auto"/>
          </w:divBdr>
        </w:div>
        <w:div w:id="1321524">
          <w:marLeft w:val="0"/>
          <w:marRight w:val="0"/>
          <w:marTop w:val="0"/>
          <w:marBottom w:val="200"/>
          <w:divBdr>
            <w:top w:val="none" w:sz="0" w:space="0" w:color="auto"/>
            <w:left w:val="none" w:sz="0" w:space="0" w:color="auto"/>
            <w:bottom w:val="none" w:sz="0" w:space="0" w:color="auto"/>
            <w:right w:val="none" w:sz="0" w:space="0" w:color="auto"/>
          </w:divBdr>
        </w:div>
        <w:div w:id="787432798">
          <w:marLeft w:val="0"/>
          <w:marRight w:val="0"/>
          <w:marTop w:val="0"/>
          <w:marBottom w:val="200"/>
          <w:divBdr>
            <w:top w:val="none" w:sz="0" w:space="0" w:color="auto"/>
            <w:left w:val="none" w:sz="0" w:space="0" w:color="auto"/>
            <w:bottom w:val="none" w:sz="0" w:space="0" w:color="auto"/>
            <w:right w:val="none" w:sz="0" w:space="0" w:color="auto"/>
          </w:divBdr>
        </w:div>
        <w:div w:id="1376194213">
          <w:marLeft w:val="0"/>
          <w:marRight w:val="0"/>
          <w:marTop w:val="0"/>
          <w:marBottom w:val="200"/>
          <w:divBdr>
            <w:top w:val="none" w:sz="0" w:space="0" w:color="auto"/>
            <w:left w:val="none" w:sz="0" w:space="0" w:color="auto"/>
            <w:bottom w:val="none" w:sz="0" w:space="0" w:color="auto"/>
            <w:right w:val="none" w:sz="0" w:space="0" w:color="auto"/>
          </w:divBdr>
        </w:div>
        <w:div w:id="1439642778">
          <w:marLeft w:val="0"/>
          <w:marRight w:val="0"/>
          <w:marTop w:val="0"/>
          <w:marBottom w:val="200"/>
          <w:divBdr>
            <w:top w:val="none" w:sz="0" w:space="0" w:color="auto"/>
            <w:left w:val="none" w:sz="0" w:space="0" w:color="auto"/>
            <w:bottom w:val="none" w:sz="0" w:space="0" w:color="auto"/>
            <w:right w:val="none" w:sz="0" w:space="0" w:color="auto"/>
          </w:divBdr>
        </w:div>
        <w:div w:id="318771835">
          <w:marLeft w:val="0"/>
          <w:marRight w:val="0"/>
          <w:marTop w:val="0"/>
          <w:marBottom w:val="200"/>
          <w:divBdr>
            <w:top w:val="none" w:sz="0" w:space="0" w:color="auto"/>
            <w:left w:val="none" w:sz="0" w:space="0" w:color="auto"/>
            <w:bottom w:val="none" w:sz="0" w:space="0" w:color="auto"/>
            <w:right w:val="none" w:sz="0" w:space="0" w:color="auto"/>
          </w:divBdr>
        </w:div>
        <w:div w:id="23944449">
          <w:marLeft w:val="0"/>
          <w:marRight w:val="0"/>
          <w:marTop w:val="0"/>
          <w:marBottom w:val="200"/>
          <w:divBdr>
            <w:top w:val="none" w:sz="0" w:space="0" w:color="auto"/>
            <w:left w:val="none" w:sz="0" w:space="0" w:color="auto"/>
            <w:bottom w:val="none" w:sz="0" w:space="0" w:color="auto"/>
            <w:right w:val="none" w:sz="0" w:space="0" w:color="auto"/>
          </w:divBdr>
        </w:div>
        <w:div w:id="37704470">
          <w:marLeft w:val="0"/>
          <w:marRight w:val="0"/>
          <w:marTop w:val="0"/>
          <w:marBottom w:val="200"/>
          <w:divBdr>
            <w:top w:val="none" w:sz="0" w:space="0" w:color="auto"/>
            <w:left w:val="none" w:sz="0" w:space="0" w:color="auto"/>
            <w:bottom w:val="none" w:sz="0" w:space="0" w:color="auto"/>
            <w:right w:val="none" w:sz="0" w:space="0" w:color="auto"/>
          </w:divBdr>
        </w:div>
      </w:divsChild>
    </w:div>
    <w:div w:id="316225153">
      <w:bodyDiv w:val="1"/>
      <w:marLeft w:val="0"/>
      <w:marRight w:val="0"/>
      <w:marTop w:val="0"/>
      <w:marBottom w:val="0"/>
      <w:divBdr>
        <w:top w:val="none" w:sz="0" w:space="0" w:color="auto"/>
        <w:left w:val="none" w:sz="0" w:space="0" w:color="auto"/>
        <w:bottom w:val="none" w:sz="0" w:space="0" w:color="auto"/>
        <w:right w:val="none" w:sz="0" w:space="0" w:color="auto"/>
      </w:divBdr>
    </w:div>
    <w:div w:id="429662365">
      <w:bodyDiv w:val="1"/>
      <w:marLeft w:val="0"/>
      <w:marRight w:val="0"/>
      <w:marTop w:val="0"/>
      <w:marBottom w:val="0"/>
      <w:divBdr>
        <w:top w:val="none" w:sz="0" w:space="0" w:color="auto"/>
        <w:left w:val="none" w:sz="0" w:space="0" w:color="auto"/>
        <w:bottom w:val="none" w:sz="0" w:space="0" w:color="auto"/>
        <w:right w:val="none" w:sz="0" w:space="0" w:color="auto"/>
      </w:divBdr>
    </w:div>
    <w:div w:id="450712540">
      <w:bodyDiv w:val="1"/>
      <w:marLeft w:val="0"/>
      <w:marRight w:val="0"/>
      <w:marTop w:val="0"/>
      <w:marBottom w:val="0"/>
      <w:divBdr>
        <w:top w:val="none" w:sz="0" w:space="0" w:color="auto"/>
        <w:left w:val="none" w:sz="0" w:space="0" w:color="auto"/>
        <w:bottom w:val="none" w:sz="0" w:space="0" w:color="auto"/>
        <w:right w:val="none" w:sz="0" w:space="0" w:color="auto"/>
      </w:divBdr>
    </w:div>
    <w:div w:id="914901034">
      <w:bodyDiv w:val="1"/>
      <w:marLeft w:val="0"/>
      <w:marRight w:val="0"/>
      <w:marTop w:val="0"/>
      <w:marBottom w:val="0"/>
      <w:divBdr>
        <w:top w:val="none" w:sz="0" w:space="0" w:color="auto"/>
        <w:left w:val="none" w:sz="0" w:space="0" w:color="auto"/>
        <w:bottom w:val="none" w:sz="0" w:space="0" w:color="auto"/>
        <w:right w:val="none" w:sz="0" w:space="0" w:color="auto"/>
      </w:divBdr>
    </w:div>
    <w:div w:id="928121239">
      <w:bodyDiv w:val="1"/>
      <w:marLeft w:val="0"/>
      <w:marRight w:val="0"/>
      <w:marTop w:val="0"/>
      <w:marBottom w:val="0"/>
      <w:divBdr>
        <w:top w:val="none" w:sz="0" w:space="0" w:color="auto"/>
        <w:left w:val="none" w:sz="0" w:space="0" w:color="auto"/>
        <w:bottom w:val="none" w:sz="0" w:space="0" w:color="auto"/>
        <w:right w:val="none" w:sz="0" w:space="0" w:color="auto"/>
      </w:divBdr>
    </w:div>
    <w:div w:id="1007098987">
      <w:bodyDiv w:val="1"/>
      <w:marLeft w:val="0"/>
      <w:marRight w:val="0"/>
      <w:marTop w:val="0"/>
      <w:marBottom w:val="0"/>
      <w:divBdr>
        <w:top w:val="none" w:sz="0" w:space="0" w:color="auto"/>
        <w:left w:val="none" w:sz="0" w:space="0" w:color="auto"/>
        <w:bottom w:val="none" w:sz="0" w:space="0" w:color="auto"/>
        <w:right w:val="none" w:sz="0" w:space="0" w:color="auto"/>
      </w:divBdr>
      <w:divsChild>
        <w:div w:id="1194415321">
          <w:marLeft w:val="0"/>
          <w:marRight w:val="0"/>
          <w:marTop w:val="0"/>
          <w:marBottom w:val="0"/>
          <w:divBdr>
            <w:top w:val="none" w:sz="0" w:space="0" w:color="auto"/>
            <w:left w:val="none" w:sz="0" w:space="0" w:color="auto"/>
            <w:bottom w:val="none" w:sz="0" w:space="0" w:color="auto"/>
            <w:right w:val="none" w:sz="0" w:space="0" w:color="auto"/>
          </w:divBdr>
        </w:div>
        <w:div w:id="825634264">
          <w:marLeft w:val="0"/>
          <w:marRight w:val="0"/>
          <w:marTop w:val="0"/>
          <w:marBottom w:val="0"/>
          <w:divBdr>
            <w:top w:val="none" w:sz="0" w:space="0" w:color="auto"/>
            <w:left w:val="none" w:sz="0" w:space="0" w:color="auto"/>
            <w:bottom w:val="none" w:sz="0" w:space="0" w:color="auto"/>
            <w:right w:val="none" w:sz="0" w:space="0" w:color="auto"/>
          </w:divBdr>
        </w:div>
        <w:div w:id="1184515235">
          <w:marLeft w:val="0"/>
          <w:marRight w:val="0"/>
          <w:marTop w:val="0"/>
          <w:marBottom w:val="0"/>
          <w:divBdr>
            <w:top w:val="none" w:sz="0" w:space="0" w:color="auto"/>
            <w:left w:val="none" w:sz="0" w:space="0" w:color="auto"/>
            <w:bottom w:val="none" w:sz="0" w:space="0" w:color="auto"/>
            <w:right w:val="none" w:sz="0" w:space="0" w:color="auto"/>
          </w:divBdr>
        </w:div>
        <w:div w:id="908809553">
          <w:marLeft w:val="0"/>
          <w:marRight w:val="0"/>
          <w:marTop w:val="0"/>
          <w:marBottom w:val="0"/>
          <w:divBdr>
            <w:top w:val="none" w:sz="0" w:space="0" w:color="auto"/>
            <w:left w:val="none" w:sz="0" w:space="0" w:color="auto"/>
            <w:bottom w:val="none" w:sz="0" w:space="0" w:color="auto"/>
            <w:right w:val="none" w:sz="0" w:space="0" w:color="auto"/>
          </w:divBdr>
        </w:div>
        <w:div w:id="349766047">
          <w:marLeft w:val="0"/>
          <w:marRight w:val="0"/>
          <w:marTop w:val="0"/>
          <w:marBottom w:val="0"/>
          <w:divBdr>
            <w:top w:val="none" w:sz="0" w:space="0" w:color="auto"/>
            <w:left w:val="none" w:sz="0" w:space="0" w:color="auto"/>
            <w:bottom w:val="none" w:sz="0" w:space="0" w:color="auto"/>
            <w:right w:val="none" w:sz="0" w:space="0" w:color="auto"/>
          </w:divBdr>
        </w:div>
        <w:div w:id="762341123">
          <w:marLeft w:val="0"/>
          <w:marRight w:val="0"/>
          <w:marTop w:val="0"/>
          <w:marBottom w:val="0"/>
          <w:divBdr>
            <w:top w:val="none" w:sz="0" w:space="0" w:color="auto"/>
            <w:left w:val="none" w:sz="0" w:space="0" w:color="auto"/>
            <w:bottom w:val="none" w:sz="0" w:space="0" w:color="auto"/>
            <w:right w:val="none" w:sz="0" w:space="0" w:color="auto"/>
          </w:divBdr>
        </w:div>
        <w:div w:id="78330472">
          <w:marLeft w:val="0"/>
          <w:marRight w:val="0"/>
          <w:marTop w:val="0"/>
          <w:marBottom w:val="0"/>
          <w:divBdr>
            <w:top w:val="none" w:sz="0" w:space="0" w:color="auto"/>
            <w:left w:val="none" w:sz="0" w:space="0" w:color="auto"/>
            <w:bottom w:val="none" w:sz="0" w:space="0" w:color="auto"/>
            <w:right w:val="none" w:sz="0" w:space="0" w:color="auto"/>
          </w:divBdr>
        </w:div>
        <w:div w:id="1126311840">
          <w:marLeft w:val="0"/>
          <w:marRight w:val="0"/>
          <w:marTop w:val="0"/>
          <w:marBottom w:val="0"/>
          <w:divBdr>
            <w:top w:val="none" w:sz="0" w:space="0" w:color="auto"/>
            <w:left w:val="none" w:sz="0" w:space="0" w:color="auto"/>
            <w:bottom w:val="none" w:sz="0" w:space="0" w:color="auto"/>
            <w:right w:val="none" w:sz="0" w:space="0" w:color="auto"/>
          </w:divBdr>
        </w:div>
        <w:div w:id="849178533">
          <w:marLeft w:val="0"/>
          <w:marRight w:val="0"/>
          <w:marTop w:val="0"/>
          <w:marBottom w:val="0"/>
          <w:divBdr>
            <w:top w:val="none" w:sz="0" w:space="0" w:color="auto"/>
            <w:left w:val="none" w:sz="0" w:space="0" w:color="auto"/>
            <w:bottom w:val="none" w:sz="0" w:space="0" w:color="auto"/>
            <w:right w:val="none" w:sz="0" w:space="0" w:color="auto"/>
          </w:divBdr>
        </w:div>
        <w:div w:id="1101299547">
          <w:marLeft w:val="0"/>
          <w:marRight w:val="0"/>
          <w:marTop w:val="0"/>
          <w:marBottom w:val="0"/>
          <w:divBdr>
            <w:top w:val="none" w:sz="0" w:space="0" w:color="auto"/>
            <w:left w:val="none" w:sz="0" w:space="0" w:color="auto"/>
            <w:bottom w:val="none" w:sz="0" w:space="0" w:color="auto"/>
            <w:right w:val="none" w:sz="0" w:space="0" w:color="auto"/>
          </w:divBdr>
        </w:div>
        <w:div w:id="1726173910">
          <w:marLeft w:val="0"/>
          <w:marRight w:val="0"/>
          <w:marTop w:val="0"/>
          <w:marBottom w:val="0"/>
          <w:divBdr>
            <w:top w:val="none" w:sz="0" w:space="0" w:color="auto"/>
            <w:left w:val="none" w:sz="0" w:space="0" w:color="auto"/>
            <w:bottom w:val="none" w:sz="0" w:space="0" w:color="auto"/>
            <w:right w:val="none" w:sz="0" w:space="0" w:color="auto"/>
          </w:divBdr>
        </w:div>
        <w:div w:id="2032681539">
          <w:marLeft w:val="0"/>
          <w:marRight w:val="0"/>
          <w:marTop w:val="0"/>
          <w:marBottom w:val="0"/>
          <w:divBdr>
            <w:top w:val="none" w:sz="0" w:space="0" w:color="auto"/>
            <w:left w:val="none" w:sz="0" w:space="0" w:color="auto"/>
            <w:bottom w:val="none" w:sz="0" w:space="0" w:color="auto"/>
            <w:right w:val="none" w:sz="0" w:space="0" w:color="auto"/>
          </w:divBdr>
        </w:div>
        <w:div w:id="324288117">
          <w:marLeft w:val="0"/>
          <w:marRight w:val="0"/>
          <w:marTop w:val="0"/>
          <w:marBottom w:val="0"/>
          <w:divBdr>
            <w:top w:val="none" w:sz="0" w:space="0" w:color="auto"/>
            <w:left w:val="none" w:sz="0" w:space="0" w:color="auto"/>
            <w:bottom w:val="none" w:sz="0" w:space="0" w:color="auto"/>
            <w:right w:val="none" w:sz="0" w:space="0" w:color="auto"/>
          </w:divBdr>
        </w:div>
        <w:div w:id="717516110">
          <w:marLeft w:val="0"/>
          <w:marRight w:val="0"/>
          <w:marTop w:val="0"/>
          <w:marBottom w:val="0"/>
          <w:divBdr>
            <w:top w:val="none" w:sz="0" w:space="0" w:color="auto"/>
            <w:left w:val="none" w:sz="0" w:space="0" w:color="auto"/>
            <w:bottom w:val="none" w:sz="0" w:space="0" w:color="auto"/>
            <w:right w:val="none" w:sz="0" w:space="0" w:color="auto"/>
          </w:divBdr>
        </w:div>
        <w:div w:id="1907761310">
          <w:marLeft w:val="0"/>
          <w:marRight w:val="0"/>
          <w:marTop w:val="0"/>
          <w:marBottom w:val="0"/>
          <w:divBdr>
            <w:top w:val="none" w:sz="0" w:space="0" w:color="auto"/>
            <w:left w:val="none" w:sz="0" w:space="0" w:color="auto"/>
            <w:bottom w:val="none" w:sz="0" w:space="0" w:color="auto"/>
            <w:right w:val="none" w:sz="0" w:space="0" w:color="auto"/>
          </w:divBdr>
        </w:div>
        <w:div w:id="1574314090">
          <w:marLeft w:val="0"/>
          <w:marRight w:val="0"/>
          <w:marTop w:val="0"/>
          <w:marBottom w:val="0"/>
          <w:divBdr>
            <w:top w:val="none" w:sz="0" w:space="0" w:color="auto"/>
            <w:left w:val="none" w:sz="0" w:space="0" w:color="auto"/>
            <w:bottom w:val="none" w:sz="0" w:space="0" w:color="auto"/>
            <w:right w:val="none" w:sz="0" w:space="0" w:color="auto"/>
          </w:divBdr>
        </w:div>
        <w:div w:id="479540713">
          <w:marLeft w:val="0"/>
          <w:marRight w:val="0"/>
          <w:marTop w:val="0"/>
          <w:marBottom w:val="0"/>
          <w:divBdr>
            <w:top w:val="none" w:sz="0" w:space="0" w:color="auto"/>
            <w:left w:val="none" w:sz="0" w:space="0" w:color="auto"/>
            <w:bottom w:val="none" w:sz="0" w:space="0" w:color="auto"/>
            <w:right w:val="none" w:sz="0" w:space="0" w:color="auto"/>
          </w:divBdr>
        </w:div>
        <w:div w:id="1449275592">
          <w:marLeft w:val="0"/>
          <w:marRight w:val="0"/>
          <w:marTop w:val="0"/>
          <w:marBottom w:val="0"/>
          <w:divBdr>
            <w:top w:val="none" w:sz="0" w:space="0" w:color="auto"/>
            <w:left w:val="none" w:sz="0" w:space="0" w:color="auto"/>
            <w:bottom w:val="none" w:sz="0" w:space="0" w:color="auto"/>
            <w:right w:val="none" w:sz="0" w:space="0" w:color="auto"/>
          </w:divBdr>
        </w:div>
        <w:div w:id="1862278848">
          <w:marLeft w:val="0"/>
          <w:marRight w:val="0"/>
          <w:marTop w:val="0"/>
          <w:marBottom w:val="0"/>
          <w:divBdr>
            <w:top w:val="none" w:sz="0" w:space="0" w:color="auto"/>
            <w:left w:val="none" w:sz="0" w:space="0" w:color="auto"/>
            <w:bottom w:val="none" w:sz="0" w:space="0" w:color="auto"/>
            <w:right w:val="none" w:sz="0" w:space="0" w:color="auto"/>
          </w:divBdr>
        </w:div>
        <w:div w:id="1138230722">
          <w:marLeft w:val="0"/>
          <w:marRight w:val="0"/>
          <w:marTop w:val="0"/>
          <w:marBottom w:val="0"/>
          <w:divBdr>
            <w:top w:val="none" w:sz="0" w:space="0" w:color="auto"/>
            <w:left w:val="none" w:sz="0" w:space="0" w:color="auto"/>
            <w:bottom w:val="none" w:sz="0" w:space="0" w:color="auto"/>
            <w:right w:val="none" w:sz="0" w:space="0" w:color="auto"/>
          </w:divBdr>
        </w:div>
        <w:div w:id="1669749503">
          <w:marLeft w:val="0"/>
          <w:marRight w:val="0"/>
          <w:marTop w:val="0"/>
          <w:marBottom w:val="0"/>
          <w:divBdr>
            <w:top w:val="none" w:sz="0" w:space="0" w:color="auto"/>
            <w:left w:val="none" w:sz="0" w:space="0" w:color="auto"/>
            <w:bottom w:val="none" w:sz="0" w:space="0" w:color="auto"/>
            <w:right w:val="none" w:sz="0" w:space="0" w:color="auto"/>
          </w:divBdr>
        </w:div>
        <w:div w:id="265820063">
          <w:marLeft w:val="0"/>
          <w:marRight w:val="0"/>
          <w:marTop w:val="0"/>
          <w:marBottom w:val="0"/>
          <w:divBdr>
            <w:top w:val="none" w:sz="0" w:space="0" w:color="auto"/>
            <w:left w:val="none" w:sz="0" w:space="0" w:color="auto"/>
            <w:bottom w:val="none" w:sz="0" w:space="0" w:color="auto"/>
            <w:right w:val="none" w:sz="0" w:space="0" w:color="auto"/>
          </w:divBdr>
        </w:div>
        <w:div w:id="836961965">
          <w:marLeft w:val="0"/>
          <w:marRight w:val="0"/>
          <w:marTop w:val="0"/>
          <w:marBottom w:val="0"/>
          <w:divBdr>
            <w:top w:val="none" w:sz="0" w:space="0" w:color="auto"/>
            <w:left w:val="none" w:sz="0" w:space="0" w:color="auto"/>
            <w:bottom w:val="none" w:sz="0" w:space="0" w:color="auto"/>
            <w:right w:val="none" w:sz="0" w:space="0" w:color="auto"/>
          </w:divBdr>
        </w:div>
        <w:div w:id="844518577">
          <w:marLeft w:val="0"/>
          <w:marRight w:val="0"/>
          <w:marTop w:val="0"/>
          <w:marBottom w:val="0"/>
          <w:divBdr>
            <w:top w:val="none" w:sz="0" w:space="0" w:color="auto"/>
            <w:left w:val="none" w:sz="0" w:space="0" w:color="auto"/>
            <w:bottom w:val="none" w:sz="0" w:space="0" w:color="auto"/>
            <w:right w:val="none" w:sz="0" w:space="0" w:color="auto"/>
          </w:divBdr>
        </w:div>
        <w:div w:id="770200271">
          <w:marLeft w:val="0"/>
          <w:marRight w:val="0"/>
          <w:marTop w:val="0"/>
          <w:marBottom w:val="0"/>
          <w:divBdr>
            <w:top w:val="none" w:sz="0" w:space="0" w:color="auto"/>
            <w:left w:val="none" w:sz="0" w:space="0" w:color="auto"/>
            <w:bottom w:val="none" w:sz="0" w:space="0" w:color="auto"/>
            <w:right w:val="none" w:sz="0" w:space="0" w:color="auto"/>
          </w:divBdr>
        </w:div>
        <w:div w:id="1616477440">
          <w:marLeft w:val="0"/>
          <w:marRight w:val="0"/>
          <w:marTop w:val="0"/>
          <w:marBottom w:val="0"/>
          <w:divBdr>
            <w:top w:val="none" w:sz="0" w:space="0" w:color="auto"/>
            <w:left w:val="none" w:sz="0" w:space="0" w:color="auto"/>
            <w:bottom w:val="none" w:sz="0" w:space="0" w:color="auto"/>
            <w:right w:val="none" w:sz="0" w:space="0" w:color="auto"/>
          </w:divBdr>
        </w:div>
        <w:div w:id="99227530">
          <w:marLeft w:val="0"/>
          <w:marRight w:val="0"/>
          <w:marTop w:val="0"/>
          <w:marBottom w:val="0"/>
          <w:divBdr>
            <w:top w:val="none" w:sz="0" w:space="0" w:color="auto"/>
            <w:left w:val="none" w:sz="0" w:space="0" w:color="auto"/>
            <w:bottom w:val="none" w:sz="0" w:space="0" w:color="auto"/>
            <w:right w:val="none" w:sz="0" w:space="0" w:color="auto"/>
          </w:divBdr>
        </w:div>
        <w:div w:id="524710149">
          <w:marLeft w:val="0"/>
          <w:marRight w:val="0"/>
          <w:marTop w:val="0"/>
          <w:marBottom w:val="0"/>
          <w:divBdr>
            <w:top w:val="none" w:sz="0" w:space="0" w:color="auto"/>
            <w:left w:val="none" w:sz="0" w:space="0" w:color="auto"/>
            <w:bottom w:val="none" w:sz="0" w:space="0" w:color="auto"/>
            <w:right w:val="none" w:sz="0" w:space="0" w:color="auto"/>
          </w:divBdr>
        </w:div>
        <w:div w:id="1803616565">
          <w:marLeft w:val="0"/>
          <w:marRight w:val="0"/>
          <w:marTop w:val="0"/>
          <w:marBottom w:val="0"/>
          <w:divBdr>
            <w:top w:val="none" w:sz="0" w:space="0" w:color="auto"/>
            <w:left w:val="none" w:sz="0" w:space="0" w:color="auto"/>
            <w:bottom w:val="none" w:sz="0" w:space="0" w:color="auto"/>
            <w:right w:val="none" w:sz="0" w:space="0" w:color="auto"/>
          </w:divBdr>
        </w:div>
        <w:div w:id="1170802031">
          <w:marLeft w:val="0"/>
          <w:marRight w:val="0"/>
          <w:marTop w:val="0"/>
          <w:marBottom w:val="0"/>
          <w:divBdr>
            <w:top w:val="none" w:sz="0" w:space="0" w:color="auto"/>
            <w:left w:val="none" w:sz="0" w:space="0" w:color="auto"/>
            <w:bottom w:val="none" w:sz="0" w:space="0" w:color="auto"/>
            <w:right w:val="none" w:sz="0" w:space="0" w:color="auto"/>
          </w:divBdr>
        </w:div>
        <w:div w:id="2042701545">
          <w:marLeft w:val="0"/>
          <w:marRight w:val="0"/>
          <w:marTop w:val="0"/>
          <w:marBottom w:val="0"/>
          <w:divBdr>
            <w:top w:val="none" w:sz="0" w:space="0" w:color="auto"/>
            <w:left w:val="none" w:sz="0" w:space="0" w:color="auto"/>
            <w:bottom w:val="none" w:sz="0" w:space="0" w:color="auto"/>
            <w:right w:val="none" w:sz="0" w:space="0" w:color="auto"/>
          </w:divBdr>
        </w:div>
        <w:div w:id="1303731376">
          <w:marLeft w:val="0"/>
          <w:marRight w:val="0"/>
          <w:marTop w:val="0"/>
          <w:marBottom w:val="0"/>
          <w:divBdr>
            <w:top w:val="none" w:sz="0" w:space="0" w:color="auto"/>
            <w:left w:val="none" w:sz="0" w:space="0" w:color="auto"/>
            <w:bottom w:val="none" w:sz="0" w:space="0" w:color="auto"/>
            <w:right w:val="none" w:sz="0" w:space="0" w:color="auto"/>
          </w:divBdr>
        </w:div>
        <w:div w:id="1711298966">
          <w:marLeft w:val="0"/>
          <w:marRight w:val="0"/>
          <w:marTop w:val="0"/>
          <w:marBottom w:val="0"/>
          <w:divBdr>
            <w:top w:val="none" w:sz="0" w:space="0" w:color="auto"/>
            <w:left w:val="none" w:sz="0" w:space="0" w:color="auto"/>
            <w:bottom w:val="none" w:sz="0" w:space="0" w:color="auto"/>
            <w:right w:val="none" w:sz="0" w:space="0" w:color="auto"/>
          </w:divBdr>
        </w:div>
        <w:div w:id="1855653715">
          <w:marLeft w:val="0"/>
          <w:marRight w:val="0"/>
          <w:marTop w:val="0"/>
          <w:marBottom w:val="0"/>
          <w:divBdr>
            <w:top w:val="none" w:sz="0" w:space="0" w:color="auto"/>
            <w:left w:val="none" w:sz="0" w:space="0" w:color="auto"/>
            <w:bottom w:val="none" w:sz="0" w:space="0" w:color="auto"/>
            <w:right w:val="none" w:sz="0" w:space="0" w:color="auto"/>
          </w:divBdr>
        </w:div>
        <w:div w:id="134302435">
          <w:marLeft w:val="0"/>
          <w:marRight w:val="0"/>
          <w:marTop w:val="0"/>
          <w:marBottom w:val="0"/>
          <w:divBdr>
            <w:top w:val="none" w:sz="0" w:space="0" w:color="auto"/>
            <w:left w:val="none" w:sz="0" w:space="0" w:color="auto"/>
            <w:bottom w:val="none" w:sz="0" w:space="0" w:color="auto"/>
            <w:right w:val="none" w:sz="0" w:space="0" w:color="auto"/>
          </w:divBdr>
        </w:div>
        <w:div w:id="1915356426">
          <w:marLeft w:val="0"/>
          <w:marRight w:val="0"/>
          <w:marTop w:val="0"/>
          <w:marBottom w:val="0"/>
          <w:divBdr>
            <w:top w:val="none" w:sz="0" w:space="0" w:color="auto"/>
            <w:left w:val="none" w:sz="0" w:space="0" w:color="auto"/>
            <w:bottom w:val="none" w:sz="0" w:space="0" w:color="auto"/>
            <w:right w:val="none" w:sz="0" w:space="0" w:color="auto"/>
          </w:divBdr>
        </w:div>
        <w:div w:id="1582712309">
          <w:marLeft w:val="0"/>
          <w:marRight w:val="0"/>
          <w:marTop w:val="0"/>
          <w:marBottom w:val="0"/>
          <w:divBdr>
            <w:top w:val="none" w:sz="0" w:space="0" w:color="auto"/>
            <w:left w:val="none" w:sz="0" w:space="0" w:color="auto"/>
            <w:bottom w:val="none" w:sz="0" w:space="0" w:color="auto"/>
            <w:right w:val="none" w:sz="0" w:space="0" w:color="auto"/>
          </w:divBdr>
        </w:div>
        <w:div w:id="1548756776">
          <w:marLeft w:val="0"/>
          <w:marRight w:val="0"/>
          <w:marTop w:val="0"/>
          <w:marBottom w:val="0"/>
          <w:divBdr>
            <w:top w:val="none" w:sz="0" w:space="0" w:color="auto"/>
            <w:left w:val="none" w:sz="0" w:space="0" w:color="auto"/>
            <w:bottom w:val="none" w:sz="0" w:space="0" w:color="auto"/>
            <w:right w:val="none" w:sz="0" w:space="0" w:color="auto"/>
          </w:divBdr>
        </w:div>
        <w:div w:id="1056708565">
          <w:marLeft w:val="0"/>
          <w:marRight w:val="0"/>
          <w:marTop w:val="0"/>
          <w:marBottom w:val="0"/>
          <w:divBdr>
            <w:top w:val="none" w:sz="0" w:space="0" w:color="auto"/>
            <w:left w:val="none" w:sz="0" w:space="0" w:color="auto"/>
            <w:bottom w:val="none" w:sz="0" w:space="0" w:color="auto"/>
            <w:right w:val="none" w:sz="0" w:space="0" w:color="auto"/>
          </w:divBdr>
        </w:div>
        <w:div w:id="1736930125">
          <w:marLeft w:val="0"/>
          <w:marRight w:val="0"/>
          <w:marTop w:val="0"/>
          <w:marBottom w:val="0"/>
          <w:divBdr>
            <w:top w:val="none" w:sz="0" w:space="0" w:color="auto"/>
            <w:left w:val="none" w:sz="0" w:space="0" w:color="auto"/>
            <w:bottom w:val="none" w:sz="0" w:space="0" w:color="auto"/>
            <w:right w:val="none" w:sz="0" w:space="0" w:color="auto"/>
          </w:divBdr>
        </w:div>
        <w:div w:id="2021620924">
          <w:marLeft w:val="0"/>
          <w:marRight w:val="0"/>
          <w:marTop w:val="0"/>
          <w:marBottom w:val="0"/>
          <w:divBdr>
            <w:top w:val="none" w:sz="0" w:space="0" w:color="auto"/>
            <w:left w:val="none" w:sz="0" w:space="0" w:color="auto"/>
            <w:bottom w:val="none" w:sz="0" w:space="0" w:color="auto"/>
            <w:right w:val="none" w:sz="0" w:space="0" w:color="auto"/>
          </w:divBdr>
        </w:div>
        <w:div w:id="1759398884">
          <w:marLeft w:val="0"/>
          <w:marRight w:val="0"/>
          <w:marTop w:val="0"/>
          <w:marBottom w:val="0"/>
          <w:divBdr>
            <w:top w:val="none" w:sz="0" w:space="0" w:color="auto"/>
            <w:left w:val="none" w:sz="0" w:space="0" w:color="auto"/>
            <w:bottom w:val="none" w:sz="0" w:space="0" w:color="auto"/>
            <w:right w:val="none" w:sz="0" w:space="0" w:color="auto"/>
          </w:divBdr>
        </w:div>
        <w:div w:id="388579109">
          <w:marLeft w:val="0"/>
          <w:marRight w:val="0"/>
          <w:marTop w:val="0"/>
          <w:marBottom w:val="0"/>
          <w:divBdr>
            <w:top w:val="none" w:sz="0" w:space="0" w:color="auto"/>
            <w:left w:val="none" w:sz="0" w:space="0" w:color="auto"/>
            <w:bottom w:val="none" w:sz="0" w:space="0" w:color="auto"/>
            <w:right w:val="none" w:sz="0" w:space="0" w:color="auto"/>
          </w:divBdr>
        </w:div>
        <w:div w:id="449587743">
          <w:marLeft w:val="0"/>
          <w:marRight w:val="0"/>
          <w:marTop w:val="0"/>
          <w:marBottom w:val="0"/>
          <w:divBdr>
            <w:top w:val="none" w:sz="0" w:space="0" w:color="auto"/>
            <w:left w:val="none" w:sz="0" w:space="0" w:color="auto"/>
            <w:bottom w:val="none" w:sz="0" w:space="0" w:color="auto"/>
            <w:right w:val="none" w:sz="0" w:space="0" w:color="auto"/>
          </w:divBdr>
        </w:div>
        <w:div w:id="2080326649">
          <w:marLeft w:val="0"/>
          <w:marRight w:val="0"/>
          <w:marTop w:val="0"/>
          <w:marBottom w:val="0"/>
          <w:divBdr>
            <w:top w:val="none" w:sz="0" w:space="0" w:color="auto"/>
            <w:left w:val="none" w:sz="0" w:space="0" w:color="auto"/>
            <w:bottom w:val="none" w:sz="0" w:space="0" w:color="auto"/>
            <w:right w:val="none" w:sz="0" w:space="0" w:color="auto"/>
          </w:divBdr>
        </w:div>
        <w:div w:id="1209144819">
          <w:marLeft w:val="0"/>
          <w:marRight w:val="0"/>
          <w:marTop w:val="0"/>
          <w:marBottom w:val="0"/>
          <w:divBdr>
            <w:top w:val="none" w:sz="0" w:space="0" w:color="auto"/>
            <w:left w:val="none" w:sz="0" w:space="0" w:color="auto"/>
            <w:bottom w:val="none" w:sz="0" w:space="0" w:color="auto"/>
            <w:right w:val="none" w:sz="0" w:space="0" w:color="auto"/>
          </w:divBdr>
        </w:div>
        <w:div w:id="378944475">
          <w:marLeft w:val="0"/>
          <w:marRight w:val="0"/>
          <w:marTop w:val="0"/>
          <w:marBottom w:val="0"/>
          <w:divBdr>
            <w:top w:val="none" w:sz="0" w:space="0" w:color="auto"/>
            <w:left w:val="none" w:sz="0" w:space="0" w:color="auto"/>
            <w:bottom w:val="none" w:sz="0" w:space="0" w:color="auto"/>
            <w:right w:val="none" w:sz="0" w:space="0" w:color="auto"/>
          </w:divBdr>
        </w:div>
        <w:div w:id="1253970403">
          <w:marLeft w:val="0"/>
          <w:marRight w:val="0"/>
          <w:marTop w:val="0"/>
          <w:marBottom w:val="0"/>
          <w:divBdr>
            <w:top w:val="none" w:sz="0" w:space="0" w:color="auto"/>
            <w:left w:val="none" w:sz="0" w:space="0" w:color="auto"/>
            <w:bottom w:val="none" w:sz="0" w:space="0" w:color="auto"/>
            <w:right w:val="none" w:sz="0" w:space="0" w:color="auto"/>
          </w:divBdr>
        </w:div>
        <w:div w:id="1257517813">
          <w:marLeft w:val="0"/>
          <w:marRight w:val="0"/>
          <w:marTop w:val="0"/>
          <w:marBottom w:val="0"/>
          <w:divBdr>
            <w:top w:val="none" w:sz="0" w:space="0" w:color="auto"/>
            <w:left w:val="none" w:sz="0" w:space="0" w:color="auto"/>
            <w:bottom w:val="none" w:sz="0" w:space="0" w:color="auto"/>
            <w:right w:val="none" w:sz="0" w:space="0" w:color="auto"/>
          </w:divBdr>
        </w:div>
        <w:div w:id="1974670984">
          <w:marLeft w:val="0"/>
          <w:marRight w:val="0"/>
          <w:marTop w:val="0"/>
          <w:marBottom w:val="0"/>
          <w:divBdr>
            <w:top w:val="none" w:sz="0" w:space="0" w:color="auto"/>
            <w:left w:val="none" w:sz="0" w:space="0" w:color="auto"/>
            <w:bottom w:val="none" w:sz="0" w:space="0" w:color="auto"/>
            <w:right w:val="none" w:sz="0" w:space="0" w:color="auto"/>
          </w:divBdr>
        </w:div>
        <w:div w:id="1592544209">
          <w:marLeft w:val="0"/>
          <w:marRight w:val="0"/>
          <w:marTop w:val="0"/>
          <w:marBottom w:val="0"/>
          <w:divBdr>
            <w:top w:val="none" w:sz="0" w:space="0" w:color="auto"/>
            <w:left w:val="none" w:sz="0" w:space="0" w:color="auto"/>
            <w:bottom w:val="none" w:sz="0" w:space="0" w:color="auto"/>
            <w:right w:val="none" w:sz="0" w:space="0" w:color="auto"/>
          </w:divBdr>
        </w:div>
        <w:div w:id="820076365">
          <w:marLeft w:val="0"/>
          <w:marRight w:val="0"/>
          <w:marTop w:val="0"/>
          <w:marBottom w:val="0"/>
          <w:divBdr>
            <w:top w:val="none" w:sz="0" w:space="0" w:color="auto"/>
            <w:left w:val="none" w:sz="0" w:space="0" w:color="auto"/>
            <w:bottom w:val="none" w:sz="0" w:space="0" w:color="auto"/>
            <w:right w:val="none" w:sz="0" w:space="0" w:color="auto"/>
          </w:divBdr>
        </w:div>
        <w:div w:id="643124535">
          <w:marLeft w:val="0"/>
          <w:marRight w:val="0"/>
          <w:marTop w:val="0"/>
          <w:marBottom w:val="0"/>
          <w:divBdr>
            <w:top w:val="none" w:sz="0" w:space="0" w:color="auto"/>
            <w:left w:val="none" w:sz="0" w:space="0" w:color="auto"/>
            <w:bottom w:val="none" w:sz="0" w:space="0" w:color="auto"/>
            <w:right w:val="none" w:sz="0" w:space="0" w:color="auto"/>
          </w:divBdr>
        </w:div>
        <w:div w:id="1184052143">
          <w:marLeft w:val="0"/>
          <w:marRight w:val="0"/>
          <w:marTop w:val="0"/>
          <w:marBottom w:val="0"/>
          <w:divBdr>
            <w:top w:val="none" w:sz="0" w:space="0" w:color="auto"/>
            <w:left w:val="none" w:sz="0" w:space="0" w:color="auto"/>
            <w:bottom w:val="none" w:sz="0" w:space="0" w:color="auto"/>
            <w:right w:val="none" w:sz="0" w:space="0" w:color="auto"/>
          </w:divBdr>
        </w:div>
        <w:div w:id="1293948143">
          <w:marLeft w:val="0"/>
          <w:marRight w:val="0"/>
          <w:marTop w:val="0"/>
          <w:marBottom w:val="0"/>
          <w:divBdr>
            <w:top w:val="none" w:sz="0" w:space="0" w:color="auto"/>
            <w:left w:val="none" w:sz="0" w:space="0" w:color="auto"/>
            <w:bottom w:val="none" w:sz="0" w:space="0" w:color="auto"/>
            <w:right w:val="none" w:sz="0" w:space="0" w:color="auto"/>
          </w:divBdr>
        </w:div>
        <w:div w:id="874850858">
          <w:marLeft w:val="0"/>
          <w:marRight w:val="0"/>
          <w:marTop w:val="0"/>
          <w:marBottom w:val="0"/>
          <w:divBdr>
            <w:top w:val="none" w:sz="0" w:space="0" w:color="auto"/>
            <w:left w:val="none" w:sz="0" w:space="0" w:color="auto"/>
            <w:bottom w:val="none" w:sz="0" w:space="0" w:color="auto"/>
            <w:right w:val="none" w:sz="0" w:space="0" w:color="auto"/>
          </w:divBdr>
        </w:div>
        <w:div w:id="306280977">
          <w:marLeft w:val="0"/>
          <w:marRight w:val="0"/>
          <w:marTop w:val="0"/>
          <w:marBottom w:val="0"/>
          <w:divBdr>
            <w:top w:val="none" w:sz="0" w:space="0" w:color="auto"/>
            <w:left w:val="none" w:sz="0" w:space="0" w:color="auto"/>
            <w:bottom w:val="none" w:sz="0" w:space="0" w:color="auto"/>
            <w:right w:val="none" w:sz="0" w:space="0" w:color="auto"/>
          </w:divBdr>
        </w:div>
        <w:div w:id="2052800518">
          <w:marLeft w:val="0"/>
          <w:marRight w:val="0"/>
          <w:marTop w:val="0"/>
          <w:marBottom w:val="0"/>
          <w:divBdr>
            <w:top w:val="none" w:sz="0" w:space="0" w:color="auto"/>
            <w:left w:val="none" w:sz="0" w:space="0" w:color="auto"/>
            <w:bottom w:val="none" w:sz="0" w:space="0" w:color="auto"/>
            <w:right w:val="none" w:sz="0" w:space="0" w:color="auto"/>
          </w:divBdr>
        </w:div>
        <w:div w:id="1026708701">
          <w:marLeft w:val="0"/>
          <w:marRight w:val="0"/>
          <w:marTop w:val="0"/>
          <w:marBottom w:val="0"/>
          <w:divBdr>
            <w:top w:val="none" w:sz="0" w:space="0" w:color="auto"/>
            <w:left w:val="none" w:sz="0" w:space="0" w:color="auto"/>
            <w:bottom w:val="none" w:sz="0" w:space="0" w:color="auto"/>
            <w:right w:val="none" w:sz="0" w:space="0" w:color="auto"/>
          </w:divBdr>
        </w:div>
        <w:div w:id="1014260019">
          <w:marLeft w:val="0"/>
          <w:marRight w:val="0"/>
          <w:marTop w:val="0"/>
          <w:marBottom w:val="0"/>
          <w:divBdr>
            <w:top w:val="none" w:sz="0" w:space="0" w:color="auto"/>
            <w:left w:val="none" w:sz="0" w:space="0" w:color="auto"/>
            <w:bottom w:val="none" w:sz="0" w:space="0" w:color="auto"/>
            <w:right w:val="none" w:sz="0" w:space="0" w:color="auto"/>
          </w:divBdr>
        </w:div>
        <w:div w:id="333647624">
          <w:marLeft w:val="0"/>
          <w:marRight w:val="0"/>
          <w:marTop w:val="0"/>
          <w:marBottom w:val="0"/>
          <w:divBdr>
            <w:top w:val="none" w:sz="0" w:space="0" w:color="auto"/>
            <w:left w:val="none" w:sz="0" w:space="0" w:color="auto"/>
            <w:bottom w:val="none" w:sz="0" w:space="0" w:color="auto"/>
            <w:right w:val="none" w:sz="0" w:space="0" w:color="auto"/>
          </w:divBdr>
        </w:div>
        <w:div w:id="1067655194">
          <w:marLeft w:val="0"/>
          <w:marRight w:val="0"/>
          <w:marTop w:val="0"/>
          <w:marBottom w:val="0"/>
          <w:divBdr>
            <w:top w:val="none" w:sz="0" w:space="0" w:color="auto"/>
            <w:left w:val="none" w:sz="0" w:space="0" w:color="auto"/>
            <w:bottom w:val="none" w:sz="0" w:space="0" w:color="auto"/>
            <w:right w:val="none" w:sz="0" w:space="0" w:color="auto"/>
          </w:divBdr>
        </w:div>
        <w:div w:id="623774764">
          <w:marLeft w:val="0"/>
          <w:marRight w:val="0"/>
          <w:marTop w:val="0"/>
          <w:marBottom w:val="0"/>
          <w:divBdr>
            <w:top w:val="none" w:sz="0" w:space="0" w:color="auto"/>
            <w:left w:val="none" w:sz="0" w:space="0" w:color="auto"/>
            <w:bottom w:val="none" w:sz="0" w:space="0" w:color="auto"/>
            <w:right w:val="none" w:sz="0" w:space="0" w:color="auto"/>
          </w:divBdr>
        </w:div>
        <w:div w:id="1859929947">
          <w:marLeft w:val="0"/>
          <w:marRight w:val="0"/>
          <w:marTop w:val="0"/>
          <w:marBottom w:val="0"/>
          <w:divBdr>
            <w:top w:val="none" w:sz="0" w:space="0" w:color="auto"/>
            <w:left w:val="none" w:sz="0" w:space="0" w:color="auto"/>
            <w:bottom w:val="none" w:sz="0" w:space="0" w:color="auto"/>
            <w:right w:val="none" w:sz="0" w:space="0" w:color="auto"/>
          </w:divBdr>
        </w:div>
        <w:div w:id="43215695">
          <w:marLeft w:val="0"/>
          <w:marRight w:val="0"/>
          <w:marTop w:val="0"/>
          <w:marBottom w:val="0"/>
          <w:divBdr>
            <w:top w:val="none" w:sz="0" w:space="0" w:color="auto"/>
            <w:left w:val="none" w:sz="0" w:space="0" w:color="auto"/>
            <w:bottom w:val="none" w:sz="0" w:space="0" w:color="auto"/>
            <w:right w:val="none" w:sz="0" w:space="0" w:color="auto"/>
          </w:divBdr>
        </w:div>
        <w:div w:id="1377075162">
          <w:marLeft w:val="0"/>
          <w:marRight w:val="0"/>
          <w:marTop w:val="0"/>
          <w:marBottom w:val="0"/>
          <w:divBdr>
            <w:top w:val="none" w:sz="0" w:space="0" w:color="auto"/>
            <w:left w:val="none" w:sz="0" w:space="0" w:color="auto"/>
            <w:bottom w:val="none" w:sz="0" w:space="0" w:color="auto"/>
            <w:right w:val="none" w:sz="0" w:space="0" w:color="auto"/>
          </w:divBdr>
        </w:div>
        <w:div w:id="181601385">
          <w:marLeft w:val="0"/>
          <w:marRight w:val="0"/>
          <w:marTop w:val="0"/>
          <w:marBottom w:val="0"/>
          <w:divBdr>
            <w:top w:val="none" w:sz="0" w:space="0" w:color="auto"/>
            <w:left w:val="none" w:sz="0" w:space="0" w:color="auto"/>
            <w:bottom w:val="none" w:sz="0" w:space="0" w:color="auto"/>
            <w:right w:val="none" w:sz="0" w:space="0" w:color="auto"/>
          </w:divBdr>
        </w:div>
        <w:div w:id="779691309">
          <w:marLeft w:val="0"/>
          <w:marRight w:val="0"/>
          <w:marTop w:val="0"/>
          <w:marBottom w:val="0"/>
          <w:divBdr>
            <w:top w:val="none" w:sz="0" w:space="0" w:color="auto"/>
            <w:left w:val="none" w:sz="0" w:space="0" w:color="auto"/>
            <w:bottom w:val="none" w:sz="0" w:space="0" w:color="auto"/>
            <w:right w:val="none" w:sz="0" w:space="0" w:color="auto"/>
          </w:divBdr>
        </w:div>
        <w:div w:id="1392535833">
          <w:marLeft w:val="0"/>
          <w:marRight w:val="0"/>
          <w:marTop w:val="0"/>
          <w:marBottom w:val="0"/>
          <w:divBdr>
            <w:top w:val="none" w:sz="0" w:space="0" w:color="auto"/>
            <w:left w:val="none" w:sz="0" w:space="0" w:color="auto"/>
            <w:bottom w:val="none" w:sz="0" w:space="0" w:color="auto"/>
            <w:right w:val="none" w:sz="0" w:space="0" w:color="auto"/>
          </w:divBdr>
        </w:div>
        <w:div w:id="364721884">
          <w:marLeft w:val="0"/>
          <w:marRight w:val="0"/>
          <w:marTop w:val="0"/>
          <w:marBottom w:val="0"/>
          <w:divBdr>
            <w:top w:val="none" w:sz="0" w:space="0" w:color="auto"/>
            <w:left w:val="none" w:sz="0" w:space="0" w:color="auto"/>
            <w:bottom w:val="none" w:sz="0" w:space="0" w:color="auto"/>
            <w:right w:val="none" w:sz="0" w:space="0" w:color="auto"/>
          </w:divBdr>
        </w:div>
        <w:div w:id="562062448">
          <w:marLeft w:val="0"/>
          <w:marRight w:val="0"/>
          <w:marTop w:val="0"/>
          <w:marBottom w:val="0"/>
          <w:divBdr>
            <w:top w:val="none" w:sz="0" w:space="0" w:color="auto"/>
            <w:left w:val="none" w:sz="0" w:space="0" w:color="auto"/>
            <w:bottom w:val="none" w:sz="0" w:space="0" w:color="auto"/>
            <w:right w:val="none" w:sz="0" w:space="0" w:color="auto"/>
          </w:divBdr>
        </w:div>
        <w:div w:id="813260998">
          <w:marLeft w:val="0"/>
          <w:marRight w:val="0"/>
          <w:marTop w:val="0"/>
          <w:marBottom w:val="0"/>
          <w:divBdr>
            <w:top w:val="none" w:sz="0" w:space="0" w:color="auto"/>
            <w:left w:val="none" w:sz="0" w:space="0" w:color="auto"/>
            <w:bottom w:val="none" w:sz="0" w:space="0" w:color="auto"/>
            <w:right w:val="none" w:sz="0" w:space="0" w:color="auto"/>
          </w:divBdr>
        </w:div>
        <w:div w:id="821389654">
          <w:marLeft w:val="0"/>
          <w:marRight w:val="0"/>
          <w:marTop w:val="0"/>
          <w:marBottom w:val="0"/>
          <w:divBdr>
            <w:top w:val="none" w:sz="0" w:space="0" w:color="auto"/>
            <w:left w:val="none" w:sz="0" w:space="0" w:color="auto"/>
            <w:bottom w:val="none" w:sz="0" w:space="0" w:color="auto"/>
            <w:right w:val="none" w:sz="0" w:space="0" w:color="auto"/>
          </w:divBdr>
        </w:div>
        <w:div w:id="610473590">
          <w:marLeft w:val="0"/>
          <w:marRight w:val="0"/>
          <w:marTop w:val="0"/>
          <w:marBottom w:val="0"/>
          <w:divBdr>
            <w:top w:val="none" w:sz="0" w:space="0" w:color="auto"/>
            <w:left w:val="none" w:sz="0" w:space="0" w:color="auto"/>
            <w:bottom w:val="none" w:sz="0" w:space="0" w:color="auto"/>
            <w:right w:val="none" w:sz="0" w:space="0" w:color="auto"/>
          </w:divBdr>
        </w:div>
        <w:div w:id="996959393">
          <w:marLeft w:val="0"/>
          <w:marRight w:val="0"/>
          <w:marTop w:val="0"/>
          <w:marBottom w:val="0"/>
          <w:divBdr>
            <w:top w:val="none" w:sz="0" w:space="0" w:color="auto"/>
            <w:left w:val="none" w:sz="0" w:space="0" w:color="auto"/>
            <w:bottom w:val="none" w:sz="0" w:space="0" w:color="auto"/>
            <w:right w:val="none" w:sz="0" w:space="0" w:color="auto"/>
          </w:divBdr>
        </w:div>
        <w:div w:id="258610672">
          <w:marLeft w:val="0"/>
          <w:marRight w:val="0"/>
          <w:marTop w:val="0"/>
          <w:marBottom w:val="0"/>
          <w:divBdr>
            <w:top w:val="none" w:sz="0" w:space="0" w:color="auto"/>
            <w:left w:val="none" w:sz="0" w:space="0" w:color="auto"/>
            <w:bottom w:val="none" w:sz="0" w:space="0" w:color="auto"/>
            <w:right w:val="none" w:sz="0" w:space="0" w:color="auto"/>
          </w:divBdr>
        </w:div>
        <w:div w:id="723214317">
          <w:marLeft w:val="0"/>
          <w:marRight w:val="0"/>
          <w:marTop w:val="0"/>
          <w:marBottom w:val="0"/>
          <w:divBdr>
            <w:top w:val="none" w:sz="0" w:space="0" w:color="auto"/>
            <w:left w:val="none" w:sz="0" w:space="0" w:color="auto"/>
            <w:bottom w:val="none" w:sz="0" w:space="0" w:color="auto"/>
            <w:right w:val="none" w:sz="0" w:space="0" w:color="auto"/>
          </w:divBdr>
        </w:div>
        <w:div w:id="789978886">
          <w:marLeft w:val="0"/>
          <w:marRight w:val="0"/>
          <w:marTop w:val="0"/>
          <w:marBottom w:val="0"/>
          <w:divBdr>
            <w:top w:val="none" w:sz="0" w:space="0" w:color="auto"/>
            <w:left w:val="none" w:sz="0" w:space="0" w:color="auto"/>
            <w:bottom w:val="none" w:sz="0" w:space="0" w:color="auto"/>
            <w:right w:val="none" w:sz="0" w:space="0" w:color="auto"/>
          </w:divBdr>
        </w:div>
        <w:div w:id="872882787">
          <w:marLeft w:val="0"/>
          <w:marRight w:val="0"/>
          <w:marTop w:val="0"/>
          <w:marBottom w:val="0"/>
          <w:divBdr>
            <w:top w:val="none" w:sz="0" w:space="0" w:color="auto"/>
            <w:left w:val="none" w:sz="0" w:space="0" w:color="auto"/>
            <w:bottom w:val="none" w:sz="0" w:space="0" w:color="auto"/>
            <w:right w:val="none" w:sz="0" w:space="0" w:color="auto"/>
          </w:divBdr>
        </w:div>
        <w:div w:id="1188367399">
          <w:marLeft w:val="0"/>
          <w:marRight w:val="0"/>
          <w:marTop w:val="0"/>
          <w:marBottom w:val="0"/>
          <w:divBdr>
            <w:top w:val="none" w:sz="0" w:space="0" w:color="auto"/>
            <w:left w:val="none" w:sz="0" w:space="0" w:color="auto"/>
            <w:bottom w:val="none" w:sz="0" w:space="0" w:color="auto"/>
            <w:right w:val="none" w:sz="0" w:space="0" w:color="auto"/>
          </w:divBdr>
        </w:div>
        <w:div w:id="1143425383">
          <w:marLeft w:val="0"/>
          <w:marRight w:val="0"/>
          <w:marTop w:val="0"/>
          <w:marBottom w:val="0"/>
          <w:divBdr>
            <w:top w:val="none" w:sz="0" w:space="0" w:color="auto"/>
            <w:left w:val="none" w:sz="0" w:space="0" w:color="auto"/>
            <w:bottom w:val="none" w:sz="0" w:space="0" w:color="auto"/>
            <w:right w:val="none" w:sz="0" w:space="0" w:color="auto"/>
          </w:divBdr>
        </w:div>
        <w:div w:id="384762006">
          <w:marLeft w:val="0"/>
          <w:marRight w:val="0"/>
          <w:marTop w:val="0"/>
          <w:marBottom w:val="0"/>
          <w:divBdr>
            <w:top w:val="none" w:sz="0" w:space="0" w:color="auto"/>
            <w:left w:val="none" w:sz="0" w:space="0" w:color="auto"/>
            <w:bottom w:val="none" w:sz="0" w:space="0" w:color="auto"/>
            <w:right w:val="none" w:sz="0" w:space="0" w:color="auto"/>
          </w:divBdr>
        </w:div>
        <w:div w:id="2083520874">
          <w:marLeft w:val="0"/>
          <w:marRight w:val="0"/>
          <w:marTop w:val="0"/>
          <w:marBottom w:val="0"/>
          <w:divBdr>
            <w:top w:val="none" w:sz="0" w:space="0" w:color="auto"/>
            <w:left w:val="none" w:sz="0" w:space="0" w:color="auto"/>
            <w:bottom w:val="none" w:sz="0" w:space="0" w:color="auto"/>
            <w:right w:val="none" w:sz="0" w:space="0" w:color="auto"/>
          </w:divBdr>
        </w:div>
        <w:div w:id="928659634">
          <w:marLeft w:val="0"/>
          <w:marRight w:val="0"/>
          <w:marTop w:val="0"/>
          <w:marBottom w:val="0"/>
          <w:divBdr>
            <w:top w:val="none" w:sz="0" w:space="0" w:color="auto"/>
            <w:left w:val="none" w:sz="0" w:space="0" w:color="auto"/>
            <w:bottom w:val="none" w:sz="0" w:space="0" w:color="auto"/>
            <w:right w:val="none" w:sz="0" w:space="0" w:color="auto"/>
          </w:divBdr>
        </w:div>
        <w:div w:id="243339260">
          <w:marLeft w:val="0"/>
          <w:marRight w:val="0"/>
          <w:marTop w:val="0"/>
          <w:marBottom w:val="0"/>
          <w:divBdr>
            <w:top w:val="none" w:sz="0" w:space="0" w:color="auto"/>
            <w:left w:val="none" w:sz="0" w:space="0" w:color="auto"/>
            <w:bottom w:val="none" w:sz="0" w:space="0" w:color="auto"/>
            <w:right w:val="none" w:sz="0" w:space="0" w:color="auto"/>
          </w:divBdr>
        </w:div>
        <w:div w:id="1221020366">
          <w:marLeft w:val="0"/>
          <w:marRight w:val="0"/>
          <w:marTop w:val="0"/>
          <w:marBottom w:val="0"/>
          <w:divBdr>
            <w:top w:val="none" w:sz="0" w:space="0" w:color="auto"/>
            <w:left w:val="none" w:sz="0" w:space="0" w:color="auto"/>
            <w:bottom w:val="none" w:sz="0" w:space="0" w:color="auto"/>
            <w:right w:val="none" w:sz="0" w:space="0" w:color="auto"/>
          </w:divBdr>
        </w:div>
        <w:div w:id="1625232081">
          <w:marLeft w:val="0"/>
          <w:marRight w:val="0"/>
          <w:marTop w:val="0"/>
          <w:marBottom w:val="0"/>
          <w:divBdr>
            <w:top w:val="none" w:sz="0" w:space="0" w:color="auto"/>
            <w:left w:val="none" w:sz="0" w:space="0" w:color="auto"/>
            <w:bottom w:val="none" w:sz="0" w:space="0" w:color="auto"/>
            <w:right w:val="none" w:sz="0" w:space="0" w:color="auto"/>
          </w:divBdr>
        </w:div>
        <w:div w:id="1741439259">
          <w:marLeft w:val="0"/>
          <w:marRight w:val="0"/>
          <w:marTop w:val="0"/>
          <w:marBottom w:val="0"/>
          <w:divBdr>
            <w:top w:val="none" w:sz="0" w:space="0" w:color="auto"/>
            <w:left w:val="none" w:sz="0" w:space="0" w:color="auto"/>
            <w:bottom w:val="none" w:sz="0" w:space="0" w:color="auto"/>
            <w:right w:val="none" w:sz="0" w:space="0" w:color="auto"/>
          </w:divBdr>
        </w:div>
        <w:div w:id="1211529407">
          <w:marLeft w:val="0"/>
          <w:marRight w:val="0"/>
          <w:marTop w:val="0"/>
          <w:marBottom w:val="0"/>
          <w:divBdr>
            <w:top w:val="none" w:sz="0" w:space="0" w:color="auto"/>
            <w:left w:val="none" w:sz="0" w:space="0" w:color="auto"/>
            <w:bottom w:val="none" w:sz="0" w:space="0" w:color="auto"/>
            <w:right w:val="none" w:sz="0" w:space="0" w:color="auto"/>
          </w:divBdr>
        </w:div>
        <w:div w:id="1624917235">
          <w:marLeft w:val="0"/>
          <w:marRight w:val="0"/>
          <w:marTop w:val="0"/>
          <w:marBottom w:val="0"/>
          <w:divBdr>
            <w:top w:val="none" w:sz="0" w:space="0" w:color="auto"/>
            <w:left w:val="none" w:sz="0" w:space="0" w:color="auto"/>
            <w:bottom w:val="none" w:sz="0" w:space="0" w:color="auto"/>
            <w:right w:val="none" w:sz="0" w:space="0" w:color="auto"/>
          </w:divBdr>
        </w:div>
        <w:div w:id="919560419">
          <w:marLeft w:val="0"/>
          <w:marRight w:val="0"/>
          <w:marTop w:val="0"/>
          <w:marBottom w:val="0"/>
          <w:divBdr>
            <w:top w:val="none" w:sz="0" w:space="0" w:color="auto"/>
            <w:left w:val="none" w:sz="0" w:space="0" w:color="auto"/>
            <w:bottom w:val="none" w:sz="0" w:space="0" w:color="auto"/>
            <w:right w:val="none" w:sz="0" w:space="0" w:color="auto"/>
          </w:divBdr>
        </w:div>
        <w:div w:id="279189804">
          <w:marLeft w:val="0"/>
          <w:marRight w:val="0"/>
          <w:marTop w:val="0"/>
          <w:marBottom w:val="0"/>
          <w:divBdr>
            <w:top w:val="none" w:sz="0" w:space="0" w:color="auto"/>
            <w:left w:val="none" w:sz="0" w:space="0" w:color="auto"/>
            <w:bottom w:val="none" w:sz="0" w:space="0" w:color="auto"/>
            <w:right w:val="none" w:sz="0" w:space="0" w:color="auto"/>
          </w:divBdr>
        </w:div>
        <w:div w:id="906190196">
          <w:marLeft w:val="0"/>
          <w:marRight w:val="0"/>
          <w:marTop w:val="0"/>
          <w:marBottom w:val="0"/>
          <w:divBdr>
            <w:top w:val="none" w:sz="0" w:space="0" w:color="auto"/>
            <w:left w:val="none" w:sz="0" w:space="0" w:color="auto"/>
            <w:bottom w:val="none" w:sz="0" w:space="0" w:color="auto"/>
            <w:right w:val="none" w:sz="0" w:space="0" w:color="auto"/>
          </w:divBdr>
        </w:div>
        <w:div w:id="1024208757">
          <w:marLeft w:val="0"/>
          <w:marRight w:val="0"/>
          <w:marTop w:val="0"/>
          <w:marBottom w:val="0"/>
          <w:divBdr>
            <w:top w:val="none" w:sz="0" w:space="0" w:color="auto"/>
            <w:left w:val="none" w:sz="0" w:space="0" w:color="auto"/>
            <w:bottom w:val="none" w:sz="0" w:space="0" w:color="auto"/>
            <w:right w:val="none" w:sz="0" w:space="0" w:color="auto"/>
          </w:divBdr>
        </w:div>
        <w:div w:id="1009286788">
          <w:marLeft w:val="0"/>
          <w:marRight w:val="0"/>
          <w:marTop w:val="0"/>
          <w:marBottom w:val="0"/>
          <w:divBdr>
            <w:top w:val="none" w:sz="0" w:space="0" w:color="auto"/>
            <w:left w:val="none" w:sz="0" w:space="0" w:color="auto"/>
            <w:bottom w:val="none" w:sz="0" w:space="0" w:color="auto"/>
            <w:right w:val="none" w:sz="0" w:space="0" w:color="auto"/>
          </w:divBdr>
        </w:div>
        <w:div w:id="1034618596">
          <w:marLeft w:val="0"/>
          <w:marRight w:val="0"/>
          <w:marTop w:val="0"/>
          <w:marBottom w:val="0"/>
          <w:divBdr>
            <w:top w:val="none" w:sz="0" w:space="0" w:color="auto"/>
            <w:left w:val="none" w:sz="0" w:space="0" w:color="auto"/>
            <w:bottom w:val="none" w:sz="0" w:space="0" w:color="auto"/>
            <w:right w:val="none" w:sz="0" w:space="0" w:color="auto"/>
          </w:divBdr>
        </w:div>
        <w:div w:id="1564827865">
          <w:marLeft w:val="0"/>
          <w:marRight w:val="0"/>
          <w:marTop w:val="0"/>
          <w:marBottom w:val="0"/>
          <w:divBdr>
            <w:top w:val="none" w:sz="0" w:space="0" w:color="auto"/>
            <w:left w:val="none" w:sz="0" w:space="0" w:color="auto"/>
            <w:bottom w:val="none" w:sz="0" w:space="0" w:color="auto"/>
            <w:right w:val="none" w:sz="0" w:space="0" w:color="auto"/>
          </w:divBdr>
        </w:div>
        <w:div w:id="384916104">
          <w:marLeft w:val="0"/>
          <w:marRight w:val="0"/>
          <w:marTop w:val="0"/>
          <w:marBottom w:val="0"/>
          <w:divBdr>
            <w:top w:val="none" w:sz="0" w:space="0" w:color="auto"/>
            <w:left w:val="none" w:sz="0" w:space="0" w:color="auto"/>
            <w:bottom w:val="none" w:sz="0" w:space="0" w:color="auto"/>
            <w:right w:val="none" w:sz="0" w:space="0" w:color="auto"/>
          </w:divBdr>
        </w:div>
        <w:div w:id="664207976">
          <w:marLeft w:val="0"/>
          <w:marRight w:val="0"/>
          <w:marTop w:val="0"/>
          <w:marBottom w:val="0"/>
          <w:divBdr>
            <w:top w:val="none" w:sz="0" w:space="0" w:color="auto"/>
            <w:left w:val="none" w:sz="0" w:space="0" w:color="auto"/>
            <w:bottom w:val="none" w:sz="0" w:space="0" w:color="auto"/>
            <w:right w:val="none" w:sz="0" w:space="0" w:color="auto"/>
          </w:divBdr>
        </w:div>
        <w:div w:id="1663850517">
          <w:marLeft w:val="0"/>
          <w:marRight w:val="0"/>
          <w:marTop w:val="0"/>
          <w:marBottom w:val="0"/>
          <w:divBdr>
            <w:top w:val="none" w:sz="0" w:space="0" w:color="auto"/>
            <w:left w:val="none" w:sz="0" w:space="0" w:color="auto"/>
            <w:bottom w:val="none" w:sz="0" w:space="0" w:color="auto"/>
            <w:right w:val="none" w:sz="0" w:space="0" w:color="auto"/>
          </w:divBdr>
        </w:div>
        <w:div w:id="1010789243">
          <w:marLeft w:val="0"/>
          <w:marRight w:val="0"/>
          <w:marTop w:val="0"/>
          <w:marBottom w:val="0"/>
          <w:divBdr>
            <w:top w:val="none" w:sz="0" w:space="0" w:color="auto"/>
            <w:left w:val="none" w:sz="0" w:space="0" w:color="auto"/>
            <w:bottom w:val="none" w:sz="0" w:space="0" w:color="auto"/>
            <w:right w:val="none" w:sz="0" w:space="0" w:color="auto"/>
          </w:divBdr>
        </w:div>
        <w:div w:id="1853565174">
          <w:marLeft w:val="0"/>
          <w:marRight w:val="0"/>
          <w:marTop w:val="0"/>
          <w:marBottom w:val="0"/>
          <w:divBdr>
            <w:top w:val="none" w:sz="0" w:space="0" w:color="auto"/>
            <w:left w:val="none" w:sz="0" w:space="0" w:color="auto"/>
            <w:bottom w:val="none" w:sz="0" w:space="0" w:color="auto"/>
            <w:right w:val="none" w:sz="0" w:space="0" w:color="auto"/>
          </w:divBdr>
        </w:div>
        <w:div w:id="2038116218">
          <w:marLeft w:val="0"/>
          <w:marRight w:val="0"/>
          <w:marTop w:val="0"/>
          <w:marBottom w:val="0"/>
          <w:divBdr>
            <w:top w:val="none" w:sz="0" w:space="0" w:color="auto"/>
            <w:left w:val="none" w:sz="0" w:space="0" w:color="auto"/>
            <w:bottom w:val="none" w:sz="0" w:space="0" w:color="auto"/>
            <w:right w:val="none" w:sz="0" w:space="0" w:color="auto"/>
          </w:divBdr>
        </w:div>
        <w:div w:id="1849177123">
          <w:marLeft w:val="0"/>
          <w:marRight w:val="0"/>
          <w:marTop w:val="0"/>
          <w:marBottom w:val="0"/>
          <w:divBdr>
            <w:top w:val="none" w:sz="0" w:space="0" w:color="auto"/>
            <w:left w:val="none" w:sz="0" w:space="0" w:color="auto"/>
            <w:bottom w:val="none" w:sz="0" w:space="0" w:color="auto"/>
            <w:right w:val="none" w:sz="0" w:space="0" w:color="auto"/>
          </w:divBdr>
        </w:div>
        <w:div w:id="677346528">
          <w:marLeft w:val="0"/>
          <w:marRight w:val="0"/>
          <w:marTop w:val="0"/>
          <w:marBottom w:val="0"/>
          <w:divBdr>
            <w:top w:val="none" w:sz="0" w:space="0" w:color="auto"/>
            <w:left w:val="none" w:sz="0" w:space="0" w:color="auto"/>
            <w:bottom w:val="none" w:sz="0" w:space="0" w:color="auto"/>
            <w:right w:val="none" w:sz="0" w:space="0" w:color="auto"/>
          </w:divBdr>
        </w:div>
        <w:div w:id="1313681445">
          <w:marLeft w:val="0"/>
          <w:marRight w:val="0"/>
          <w:marTop w:val="0"/>
          <w:marBottom w:val="0"/>
          <w:divBdr>
            <w:top w:val="none" w:sz="0" w:space="0" w:color="auto"/>
            <w:left w:val="none" w:sz="0" w:space="0" w:color="auto"/>
            <w:bottom w:val="none" w:sz="0" w:space="0" w:color="auto"/>
            <w:right w:val="none" w:sz="0" w:space="0" w:color="auto"/>
          </w:divBdr>
        </w:div>
        <w:div w:id="2138327543">
          <w:marLeft w:val="0"/>
          <w:marRight w:val="0"/>
          <w:marTop w:val="0"/>
          <w:marBottom w:val="0"/>
          <w:divBdr>
            <w:top w:val="none" w:sz="0" w:space="0" w:color="auto"/>
            <w:left w:val="none" w:sz="0" w:space="0" w:color="auto"/>
            <w:bottom w:val="none" w:sz="0" w:space="0" w:color="auto"/>
            <w:right w:val="none" w:sz="0" w:space="0" w:color="auto"/>
          </w:divBdr>
        </w:div>
        <w:div w:id="940604325">
          <w:marLeft w:val="0"/>
          <w:marRight w:val="0"/>
          <w:marTop w:val="0"/>
          <w:marBottom w:val="0"/>
          <w:divBdr>
            <w:top w:val="none" w:sz="0" w:space="0" w:color="auto"/>
            <w:left w:val="none" w:sz="0" w:space="0" w:color="auto"/>
            <w:bottom w:val="none" w:sz="0" w:space="0" w:color="auto"/>
            <w:right w:val="none" w:sz="0" w:space="0" w:color="auto"/>
          </w:divBdr>
        </w:div>
        <w:div w:id="183053824">
          <w:marLeft w:val="0"/>
          <w:marRight w:val="0"/>
          <w:marTop w:val="0"/>
          <w:marBottom w:val="0"/>
          <w:divBdr>
            <w:top w:val="none" w:sz="0" w:space="0" w:color="auto"/>
            <w:left w:val="none" w:sz="0" w:space="0" w:color="auto"/>
            <w:bottom w:val="none" w:sz="0" w:space="0" w:color="auto"/>
            <w:right w:val="none" w:sz="0" w:space="0" w:color="auto"/>
          </w:divBdr>
        </w:div>
        <w:div w:id="1257978873">
          <w:marLeft w:val="0"/>
          <w:marRight w:val="0"/>
          <w:marTop w:val="0"/>
          <w:marBottom w:val="0"/>
          <w:divBdr>
            <w:top w:val="none" w:sz="0" w:space="0" w:color="auto"/>
            <w:left w:val="none" w:sz="0" w:space="0" w:color="auto"/>
            <w:bottom w:val="none" w:sz="0" w:space="0" w:color="auto"/>
            <w:right w:val="none" w:sz="0" w:space="0" w:color="auto"/>
          </w:divBdr>
        </w:div>
        <w:div w:id="1303926651">
          <w:marLeft w:val="0"/>
          <w:marRight w:val="0"/>
          <w:marTop w:val="0"/>
          <w:marBottom w:val="0"/>
          <w:divBdr>
            <w:top w:val="none" w:sz="0" w:space="0" w:color="auto"/>
            <w:left w:val="none" w:sz="0" w:space="0" w:color="auto"/>
            <w:bottom w:val="none" w:sz="0" w:space="0" w:color="auto"/>
            <w:right w:val="none" w:sz="0" w:space="0" w:color="auto"/>
          </w:divBdr>
        </w:div>
        <w:div w:id="912666054">
          <w:marLeft w:val="0"/>
          <w:marRight w:val="0"/>
          <w:marTop w:val="0"/>
          <w:marBottom w:val="0"/>
          <w:divBdr>
            <w:top w:val="none" w:sz="0" w:space="0" w:color="auto"/>
            <w:left w:val="none" w:sz="0" w:space="0" w:color="auto"/>
            <w:bottom w:val="none" w:sz="0" w:space="0" w:color="auto"/>
            <w:right w:val="none" w:sz="0" w:space="0" w:color="auto"/>
          </w:divBdr>
        </w:div>
        <w:div w:id="261377292">
          <w:marLeft w:val="0"/>
          <w:marRight w:val="0"/>
          <w:marTop w:val="0"/>
          <w:marBottom w:val="0"/>
          <w:divBdr>
            <w:top w:val="none" w:sz="0" w:space="0" w:color="auto"/>
            <w:left w:val="none" w:sz="0" w:space="0" w:color="auto"/>
            <w:bottom w:val="none" w:sz="0" w:space="0" w:color="auto"/>
            <w:right w:val="none" w:sz="0" w:space="0" w:color="auto"/>
          </w:divBdr>
        </w:div>
        <w:div w:id="1564023430">
          <w:marLeft w:val="0"/>
          <w:marRight w:val="0"/>
          <w:marTop w:val="0"/>
          <w:marBottom w:val="0"/>
          <w:divBdr>
            <w:top w:val="none" w:sz="0" w:space="0" w:color="auto"/>
            <w:left w:val="none" w:sz="0" w:space="0" w:color="auto"/>
            <w:bottom w:val="none" w:sz="0" w:space="0" w:color="auto"/>
            <w:right w:val="none" w:sz="0" w:space="0" w:color="auto"/>
          </w:divBdr>
        </w:div>
        <w:div w:id="199712766">
          <w:marLeft w:val="0"/>
          <w:marRight w:val="0"/>
          <w:marTop w:val="0"/>
          <w:marBottom w:val="0"/>
          <w:divBdr>
            <w:top w:val="none" w:sz="0" w:space="0" w:color="auto"/>
            <w:left w:val="none" w:sz="0" w:space="0" w:color="auto"/>
            <w:bottom w:val="none" w:sz="0" w:space="0" w:color="auto"/>
            <w:right w:val="none" w:sz="0" w:space="0" w:color="auto"/>
          </w:divBdr>
        </w:div>
        <w:div w:id="647825785">
          <w:marLeft w:val="0"/>
          <w:marRight w:val="0"/>
          <w:marTop w:val="0"/>
          <w:marBottom w:val="0"/>
          <w:divBdr>
            <w:top w:val="none" w:sz="0" w:space="0" w:color="auto"/>
            <w:left w:val="none" w:sz="0" w:space="0" w:color="auto"/>
            <w:bottom w:val="none" w:sz="0" w:space="0" w:color="auto"/>
            <w:right w:val="none" w:sz="0" w:space="0" w:color="auto"/>
          </w:divBdr>
        </w:div>
        <w:div w:id="1833909411">
          <w:marLeft w:val="0"/>
          <w:marRight w:val="0"/>
          <w:marTop w:val="0"/>
          <w:marBottom w:val="0"/>
          <w:divBdr>
            <w:top w:val="none" w:sz="0" w:space="0" w:color="auto"/>
            <w:left w:val="none" w:sz="0" w:space="0" w:color="auto"/>
            <w:bottom w:val="none" w:sz="0" w:space="0" w:color="auto"/>
            <w:right w:val="none" w:sz="0" w:space="0" w:color="auto"/>
          </w:divBdr>
        </w:div>
        <w:div w:id="1441073858">
          <w:marLeft w:val="0"/>
          <w:marRight w:val="0"/>
          <w:marTop w:val="0"/>
          <w:marBottom w:val="0"/>
          <w:divBdr>
            <w:top w:val="none" w:sz="0" w:space="0" w:color="auto"/>
            <w:left w:val="none" w:sz="0" w:space="0" w:color="auto"/>
            <w:bottom w:val="none" w:sz="0" w:space="0" w:color="auto"/>
            <w:right w:val="none" w:sz="0" w:space="0" w:color="auto"/>
          </w:divBdr>
        </w:div>
        <w:div w:id="919289044">
          <w:marLeft w:val="0"/>
          <w:marRight w:val="0"/>
          <w:marTop w:val="0"/>
          <w:marBottom w:val="0"/>
          <w:divBdr>
            <w:top w:val="none" w:sz="0" w:space="0" w:color="auto"/>
            <w:left w:val="none" w:sz="0" w:space="0" w:color="auto"/>
            <w:bottom w:val="none" w:sz="0" w:space="0" w:color="auto"/>
            <w:right w:val="none" w:sz="0" w:space="0" w:color="auto"/>
          </w:divBdr>
        </w:div>
        <w:div w:id="439418990">
          <w:marLeft w:val="0"/>
          <w:marRight w:val="0"/>
          <w:marTop w:val="0"/>
          <w:marBottom w:val="0"/>
          <w:divBdr>
            <w:top w:val="none" w:sz="0" w:space="0" w:color="auto"/>
            <w:left w:val="none" w:sz="0" w:space="0" w:color="auto"/>
            <w:bottom w:val="none" w:sz="0" w:space="0" w:color="auto"/>
            <w:right w:val="none" w:sz="0" w:space="0" w:color="auto"/>
          </w:divBdr>
        </w:div>
        <w:div w:id="2067994102">
          <w:marLeft w:val="0"/>
          <w:marRight w:val="0"/>
          <w:marTop w:val="0"/>
          <w:marBottom w:val="0"/>
          <w:divBdr>
            <w:top w:val="none" w:sz="0" w:space="0" w:color="auto"/>
            <w:left w:val="none" w:sz="0" w:space="0" w:color="auto"/>
            <w:bottom w:val="none" w:sz="0" w:space="0" w:color="auto"/>
            <w:right w:val="none" w:sz="0" w:space="0" w:color="auto"/>
          </w:divBdr>
        </w:div>
        <w:div w:id="190579811">
          <w:marLeft w:val="0"/>
          <w:marRight w:val="0"/>
          <w:marTop w:val="0"/>
          <w:marBottom w:val="0"/>
          <w:divBdr>
            <w:top w:val="none" w:sz="0" w:space="0" w:color="auto"/>
            <w:left w:val="none" w:sz="0" w:space="0" w:color="auto"/>
            <w:bottom w:val="none" w:sz="0" w:space="0" w:color="auto"/>
            <w:right w:val="none" w:sz="0" w:space="0" w:color="auto"/>
          </w:divBdr>
        </w:div>
        <w:div w:id="1687749572">
          <w:marLeft w:val="0"/>
          <w:marRight w:val="0"/>
          <w:marTop w:val="0"/>
          <w:marBottom w:val="0"/>
          <w:divBdr>
            <w:top w:val="none" w:sz="0" w:space="0" w:color="auto"/>
            <w:left w:val="none" w:sz="0" w:space="0" w:color="auto"/>
            <w:bottom w:val="none" w:sz="0" w:space="0" w:color="auto"/>
            <w:right w:val="none" w:sz="0" w:space="0" w:color="auto"/>
          </w:divBdr>
        </w:div>
        <w:div w:id="1975983229">
          <w:marLeft w:val="0"/>
          <w:marRight w:val="0"/>
          <w:marTop w:val="0"/>
          <w:marBottom w:val="0"/>
          <w:divBdr>
            <w:top w:val="none" w:sz="0" w:space="0" w:color="auto"/>
            <w:left w:val="none" w:sz="0" w:space="0" w:color="auto"/>
            <w:bottom w:val="none" w:sz="0" w:space="0" w:color="auto"/>
            <w:right w:val="none" w:sz="0" w:space="0" w:color="auto"/>
          </w:divBdr>
        </w:div>
        <w:div w:id="1987852310">
          <w:marLeft w:val="0"/>
          <w:marRight w:val="0"/>
          <w:marTop w:val="0"/>
          <w:marBottom w:val="0"/>
          <w:divBdr>
            <w:top w:val="none" w:sz="0" w:space="0" w:color="auto"/>
            <w:left w:val="none" w:sz="0" w:space="0" w:color="auto"/>
            <w:bottom w:val="none" w:sz="0" w:space="0" w:color="auto"/>
            <w:right w:val="none" w:sz="0" w:space="0" w:color="auto"/>
          </w:divBdr>
        </w:div>
        <w:div w:id="816610837">
          <w:marLeft w:val="0"/>
          <w:marRight w:val="0"/>
          <w:marTop w:val="0"/>
          <w:marBottom w:val="0"/>
          <w:divBdr>
            <w:top w:val="none" w:sz="0" w:space="0" w:color="auto"/>
            <w:left w:val="none" w:sz="0" w:space="0" w:color="auto"/>
            <w:bottom w:val="none" w:sz="0" w:space="0" w:color="auto"/>
            <w:right w:val="none" w:sz="0" w:space="0" w:color="auto"/>
          </w:divBdr>
        </w:div>
        <w:div w:id="141312504">
          <w:marLeft w:val="0"/>
          <w:marRight w:val="0"/>
          <w:marTop w:val="0"/>
          <w:marBottom w:val="0"/>
          <w:divBdr>
            <w:top w:val="none" w:sz="0" w:space="0" w:color="auto"/>
            <w:left w:val="none" w:sz="0" w:space="0" w:color="auto"/>
            <w:bottom w:val="none" w:sz="0" w:space="0" w:color="auto"/>
            <w:right w:val="none" w:sz="0" w:space="0" w:color="auto"/>
          </w:divBdr>
        </w:div>
        <w:div w:id="1880514190">
          <w:marLeft w:val="0"/>
          <w:marRight w:val="0"/>
          <w:marTop w:val="0"/>
          <w:marBottom w:val="0"/>
          <w:divBdr>
            <w:top w:val="none" w:sz="0" w:space="0" w:color="auto"/>
            <w:left w:val="none" w:sz="0" w:space="0" w:color="auto"/>
            <w:bottom w:val="none" w:sz="0" w:space="0" w:color="auto"/>
            <w:right w:val="none" w:sz="0" w:space="0" w:color="auto"/>
          </w:divBdr>
        </w:div>
        <w:div w:id="590940096">
          <w:marLeft w:val="0"/>
          <w:marRight w:val="0"/>
          <w:marTop w:val="0"/>
          <w:marBottom w:val="0"/>
          <w:divBdr>
            <w:top w:val="none" w:sz="0" w:space="0" w:color="auto"/>
            <w:left w:val="none" w:sz="0" w:space="0" w:color="auto"/>
            <w:bottom w:val="none" w:sz="0" w:space="0" w:color="auto"/>
            <w:right w:val="none" w:sz="0" w:space="0" w:color="auto"/>
          </w:divBdr>
        </w:div>
        <w:div w:id="1521823260">
          <w:marLeft w:val="0"/>
          <w:marRight w:val="0"/>
          <w:marTop w:val="0"/>
          <w:marBottom w:val="0"/>
          <w:divBdr>
            <w:top w:val="none" w:sz="0" w:space="0" w:color="auto"/>
            <w:left w:val="none" w:sz="0" w:space="0" w:color="auto"/>
            <w:bottom w:val="none" w:sz="0" w:space="0" w:color="auto"/>
            <w:right w:val="none" w:sz="0" w:space="0" w:color="auto"/>
          </w:divBdr>
        </w:div>
        <w:div w:id="1802721053">
          <w:marLeft w:val="0"/>
          <w:marRight w:val="0"/>
          <w:marTop w:val="0"/>
          <w:marBottom w:val="0"/>
          <w:divBdr>
            <w:top w:val="none" w:sz="0" w:space="0" w:color="auto"/>
            <w:left w:val="none" w:sz="0" w:space="0" w:color="auto"/>
            <w:bottom w:val="none" w:sz="0" w:space="0" w:color="auto"/>
            <w:right w:val="none" w:sz="0" w:space="0" w:color="auto"/>
          </w:divBdr>
        </w:div>
        <w:div w:id="259411924">
          <w:marLeft w:val="0"/>
          <w:marRight w:val="0"/>
          <w:marTop w:val="0"/>
          <w:marBottom w:val="0"/>
          <w:divBdr>
            <w:top w:val="none" w:sz="0" w:space="0" w:color="auto"/>
            <w:left w:val="none" w:sz="0" w:space="0" w:color="auto"/>
            <w:bottom w:val="none" w:sz="0" w:space="0" w:color="auto"/>
            <w:right w:val="none" w:sz="0" w:space="0" w:color="auto"/>
          </w:divBdr>
        </w:div>
        <w:div w:id="409424871">
          <w:marLeft w:val="0"/>
          <w:marRight w:val="0"/>
          <w:marTop w:val="0"/>
          <w:marBottom w:val="0"/>
          <w:divBdr>
            <w:top w:val="none" w:sz="0" w:space="0" w:color="auto"/>
            <w:left w:val="none" w:sz="0" w:space="0" w:color="auto"/>
            <w:bottom w:val="none" w:sz="0" w:space="0" w:color="auto"/>
            <w:right w:val="none" w:sz="0" w:space="0" w:color="auto"/>
          </w:divBdr>
        </w:div>
        <w:div w:id="1525706322">
          <w:marLeft w:val="0"/>
          <w:marRight w:val="0"/>
          <w:marTop w:val="0"/>
          <w:marBottom w:val="0"/>
          <w:divBdr>
            <w:top w:val="none" w:sz="0" w:space="0" w:color="auto"/>
            <w:left w:val="none" w:sz="0" w:space="0" w:color="auto"/>
            <w:bottom w:val="none" w:sz="0" w:space="0" w:color="auto"/>
            <w:right w:val="none" w:sz="0" w:space="0" w:color="auto"/>
          </w:divBdr>
        </w:div>
        <w:div w:id="1718043012">
          <w:marLeft w:val="0"/>
          <w:marRight w:val="0"/>
          <w:marTop w:val="0"/>
          <w:marBottom w:val="0"/>
          <w:divBdr>
            <w:top w:val="none" w:sz="0" w:space="0" w:color="auto"/>
            <w:left w:val="none" w:sz="0" w:space="0" w:color="auto"/>
            <w:bottom w:val="none" w:sz="0" w:space="0" w:color="auto"/>
            <w:right w:val="none" w:sz="0" w:space="0" w:color="auto"/>
          </w:divBdr>
        </w:div>
        <w:div w:id="45300377">
          <w:marLeft w:val="0"/>
          <w:marRight w:val="0"/>
          <w:marTop w:val="0"/>
          <w:marBottom w:val="0"/>
          <w:divBdr>
            <w:top w:val="none" w:sz="0" w:space="0" w:color="auto"/>
            <w:left w:val="none" w:sz="0" w:space="0" w:color="auto"/>
            <w:bottom w:val="none" w:sz="0" w:space="0" w:color="auto"/>
            <w:right w:val="none" w:sz="0" w:space="0" w:color="auto"/>
          </w:divBdr>
        </w:div>
        <w:div w:id="587038050">
          <w:marLeft w:val="0"/>
          <w:marRight w:val="0"/>
          <w:marTop w:val="0"/>
          <w:marBottom w:val="0"/>
          <w:divBdr>
            <w:top w:val="none" w:sz="0" w:space="0" w:color="auto"/>
            <w:left w:val="none" w:sz="0" w:space="0" w:color="auto"/>
            <w:bottom w:val="none" w:sz="0" w:space="0" w:color="auto"/>
            <w:right w:val="none" w:sz="0" w:space="0" w:color="auto"/>
          </w:divBdr>
        </w:div>
        <w:div w:id="1223717621">
          <w:marLeft w:val="0"/>
          <w:marRight w:val="0"/>
          <w:marTop w:val="0"/>
          <w:marBottom w:val="0"/>
          <w:divBdr>
            <w:top w:val="none" w:sz="0" w:space="0" w:color="auto"/>
            <w:left w:val="none" w:sz="0" w:space="0" w:color="auto"/>
            <w:bottom w:val="none" w:sz="0" w:space="0" w:color="auto"/>
            <w:right w:val="none" w:sz="0" w:space="0" w:color="auto"/>
          </w:divBdr>
        </w:div>
        <w:div w:id="1080106121">
          <w:marLeft w:val="0"/>
          <w:marRight w:val="0"/>
          <w:marTop w:val="0"/>
          <w:marBottom w:val="0"/>
          <w:divBdr>
            <w:top w:val="none" w:sz="0" w:space="0" w:color="auto"/>
            <w:left w:val="none" w:sz="0" w:space="0" w:color="auto"/>
            <w:bottom w:val="none" w:sz="0" w:space="0" w:color="auto"/>
            <w:right w:val="none" w:sz="0" w:space="0" w:color="auto"/>
          </w:divBdr>
        </w:div>
        <w:div w:id="1020621239">
          <w:marLeft w:val="0"/>
          <w:marRight w:val="0"/>
          <w:marTop w:val="0"/>
          <w:marBottom w:val="0"/>
          <w:divBdr>
            <w:top w:val="none" w:sz="0" w:space="0" w:color="auto"/>
            <w:left w:val="none" w:sz="0" w:space="0" w:color="auto"/>
            <w:bottom w:val="none" w:sz="0" w:space="0" w:color="auto"/>
            <w:right w:val="none" w:sz="0" w:space="0" w:color="auto"/>
          </w:divBdr>
        </w:div>
        <w:div w:id="369381677">
          <w:marLeft w:val="0"/>
          <w:marRight w:val="0"/>
          <w:marTop w:val="0"/>
          <w:marBottom w:val="0"/>
          <w:divBdr>
            <w:top w:val="none" w:sz="0" w:space="0" w:color="auto"/>
            <w:left w:val="none" w:sz="0" w:space="0" w:color="auto"/>
            <w:bottom w:val="none" w:sz="0" w:space="0" w:color="auto"/>
            <w:right w:val="none" w:sz="0" w:space="0" w:color="auto"/>
          </w:divBdr>
        </w:div>
      </w:divsChild>
    </w:div>
    <w:div w:id="1020619036">
      <w:bodyDiv w:val="1"/>
      <w:marLeft w:val="0"/>
      <w:marRight w:val="0"/>
      <w:marTop w:val="0"/>
      <w:marBottom w:val="0"/>
      <w:divBdr>
        <w:top w:val="none" w:sz="0" w:space="0" w:color="auto"/>
        <w:left w:val="none" w:sz="0" w:space="0" w:color="auto"/>
        <w:bottom w:val="none" w:sz="0" w:space="0" w:color="auto"/>
        <w:right w:val="none" w:sz="0" w:space="0" w:color="auto"/>
      </w:divBdr>
      <w:divsChild>
        <w:div w:id="1555578418">
          <w:marLeft w:val="0"/>
          <w:marRight w:val="0"/>
          <w:marTop w:val="0"/>
          <w:marBottom w:val="200"/>
          <w:divBdr>
            <w:top w:val="none" w:sz="0" w:space="0" w:color="auto"/>
            <w:left w:val="none" w:sz="0" w:space="0" w:color="auto"/>
            <w:bottom w:val="none" w:sz="0" w:space="0" w:color="auto"/>
            <w:right w:val="none" w:sz="0" w:space="0" w:color="auto"/>
          </w:divBdr>
        </w:div>
        <w:div w:id="283777364">
          <w:marLeft w:val="0"/>
          <w:marRight w:val="0"/>
          <w:marTop w:val="0"/>
          <w:marBottom w:val="200"/>
          <w:divBdr>
            <w:top w:val="none" w:sz="0" w:space="0" w:color="auto"/>
            <w:left w:val="none" w:sz="0" w:space="0" w:color="auto"/>
            <w:bottom w:val="none" w:sz="0" w:space="0" w:color="auto"/>
            <w:right w:val="none" w:sz="0" w:space="0" w:color="auto"/>
          </w:divBdr>
        </w:div>
        <w:div w:id="807356389">
          <w:marLeft w:val="0"/>
          <w:marRight w:val="0"/>
          <w:marTop w:val="0"/>
          <w:marBottom w:val="200"/>
          <w:divBdr>
            <w:top w:val="none" w:sz="0" w:space="0" w:color="auto"/>
            <w:left w:val="none" w:sz="0" w:space="0" w:color="auto"/>
            <w:bottom w:val="none" w:sz="0" w:space="0" w:color="auto"/>
            <w:right w:val="none" w:sz="0" w:space="0" w:color="auto"/>
          </w:divBdr>
        </w:div>
        <w:div w:id="1004629925">
          <w:marLeft w:val="0"/>
          <w:marRight w:val="0"/>
          <w:marTop w:val="0"/>
          <w:marBottom w:val="200"/>
          <w:divBdr>
            <w:top w:val="none" w:sz="0" w:space="0" w:color="auto"/>
            <w:left w:val="none" w:sz="0" w:space="0" w:color="auto"/>
            <w:bottom w:val="none" w:sz="0" w:space="0" w:color="auto"/>
            <w:right w:val="none" w:sz="0" w:space="0" w:color="auto"/>
          </w:divBdr>
        </w:div>
      </w:divsChild>
    </w:div>
    <w:div w:id="1309436964">
      <w:bodyDiv w:val="1"/>
      <w:marLeft w:val="0"/>
      <w:marRight w:val="0"/>
      <w:marTop w:val="0"/>
      <w:marBottom w:val="0"/>
      <w:divBdr>
        <w:top w:val="none" w:sz="0" w:space="0" w:color="auto"/>
        <w:left w:val="none" w:sz="0" w:space="0" w:color="auto"/>
        <w:bottom w:val="none" w:sz="0" w:space="0" w:color="auto"/>
        <w:right w:val="none" w:sz="0" w:space="0" w:color="auto"/>
      </w:divBdr>
    </w:div>
    <w:div w:id="1470711542">
      <w:bodyDiv w:val="1"/>
      <w:marLeft w:val="0"/>
      <w:marRight w:val="0"/>
      <w:marTop w:val="0"/>
      <w:marBottom w:val="0"/>
      <w:divBdr>
        <w:top w:val="none" w:sz="0" w:space="0" w:color="auto"/>
        <w:left w:val="none" w:sz="0" w:space="0" w:color="auto"/>
        <w:bottom w:val="none" w:sz="0" w:space="0" w:color="auto"/>
        <w:right w:val="none" w:sz="0" w:space="0" w:color="auto"/>
      </w:divBdr>
      <w:divsChild>
        <w:div w:id="831722469">
          <w:marLeft w:val="-115"/>
          <w:marRight w:val="0"/>
          <w:marTop w:val="0"/>
          <w:marBottom w:val="0"/>
          <w:divBdr>
            <w:top w:val="none" w:sz="0" w:space="0" w:color="auto"/>
            <w:left w:val="none" w:sz="0" w:space="0" w:color="auto"/>
            <w:bottom w:val="none" w:sz="0" w:space="0" w:color="auto"/>
            <w:right w:val="none" w:sz="0" w:space="0" w:color="auto"/>
          </w:divBdr>
        </w:div>
      </w:divsChild>
    </w:div>
    <w:div w:id="1515218708">
      <w:bodyDiv w:val="1"/>
      <w:marLeft w:val="0"/>
      <w:marRight w:val="0"/>
      <w:marTop w:val="0"/>
      <w:marBottom w:val="0"/>
      <w:divBdr>
        <w:top w:val="none" w:sz="0" w:space="0" w:color="auto"/>
        <w:left w:val="none" w:sz="0" w:space="0" w:color="auto"/>
        <w:bottom w:val="none" w:sz="0" w:space="0" w:color="auto"/>
        <w:right w:val="none" w:sz="0" w:space="0" w:color="auto"/>
      </w:divBdr>
    </w:div>
    <w:div w:id="1586916693">
      <w:bodyDiv w:val="1"/>
      <w:marLeft w:val="0"/>
      <w:marRight w:val="0"/>
      <w:marTop w:val="0"/>
      <w:marBottom w:val="0"/>
      <w:divBdr>
        <w:top w:val="none" w:sz="0" w:space="0" w:color="auto"/>
        <w:left w:val="none" w:sz="0" w:space="0" w:color="auto"/>
        <w:bottom w:val="none" w:sz="0" w:space="0" w:color="auto"/>
        <w:right w:val="none" w:sz="0" w:space="0" w:color="auto"/>
      </w:divBdr>
    </w:div>
    <w:div w:id="1838381561">
      <w:bodyDiv w:val="1"/>
      <w:marLeft w:val="0"/>
      <w:marRight w:val="0"/>
      <w:marTop w:val="0"/>
      <w:marBottom w:val="0"/>
      <w:divBdr>
        <w:top w:val="none" w:sz="0" w:space="0" w:color="auto"/>
        <w:left w:val="none" w:sz="0" w:space="0" w:color="auto"/>
        <w:bottom w:val="none" w:sz="0" w:space="0" w:color="auto"/>
        <w:right w:val="none" w:sz="0" w:space="0" w:color="auto"/>
      </w:divBdr>
      <w:divsChild>
        <w:div w:id="1867983645">
          <w:marLeft w:val="0"/>
          <w:marRight w:val="0"/>
          <w:marTop w:val="0"/>
          <w:marBottom w:val="0"/>
          <w:divBdr>
            <w:top w:val="none" w:sz="0" w:space="0" w:color="auto"/>
            <w:left w:val="none" w:sz="0" w:space="0" w:color="auto"/>
            <w:bottom w:val="none" w:sz="0" w:space="0" w:color="auto"/>
            <w:right w:val="none" w:sz="0" w:space="0" w:color="auto"/>
          </w:divBdr>
        </w:div>
        <w:div w:id="321660304">
          <w:marLeft w:val="0"/>
          <w:marRight w:val="0"/>
          <w:marTop w:val="0"/>
          <w:marBottom w:val="0"/>
          <w:divBdr>
            <w:top w:val="none" w:sz="0" w:space="0" w:color="auto"/>
            <w:left w:val="none" w:sz="0" w:space="0" w:color="auto"/>
            <w:bottom w:val="none" w:sz="0" w:space="0" w:color="auto"/>
            <w:right w:val="none" w:sz="0" w:space="0" w:color="auto"/>
          </w:divBdr>
        </w:div>
        <w:div w:id="507523592">
          <w:marLeft w:val="0"/>
          <w:marRight w:val="0"/>
          <w:marTop w:val="0"/>
          <w:marBottom w:val="0"/>
          <w:divBdr>
            <w:top w:val="none" w:sz="0" w:space="0" w:color="auto"/>
            <w:left w:val="none" w:sz="0" w:space="0" w:color="auto"/>
            <w:bottom w:val="none" w:sz="0" w:space="0" w:color="auto"/>
            <w:right w:val="none" w:sz="0" w:space="0" w:color="auto"/>
          </w:divBdr>
        </w:div>
        <w:div w:id="1831479605">
          <w:marLeft w:val="0"/>
          <w:marRight w:val="0"/>
          <w:marTop w:val="0"/>
          <w:marBottom w:val="0"/>
          <w:divBdr>
            <w:top w:val="none" w:sz="0" w:space="0" w:color="auto"/>
            <w:left w:val="none" w:sz="0" w:space="0" w:color="auto"/>
            <w:bottom w:val="none" w:sz="0" w:space="0" w:color="auto"/>
            <w:right w:val="none" w:sz="0" w:space="0" w:color="auto"/>
          </w:divBdr>
        </w:div>
      </w:divsChild>
    </w:div>
    <w:div w:id="1846286004">
      <w:bodyDiv w:val="1"/>
      <w:marLeft w:val="0"/>
      <w:marRight w:val="0"/>
      <w:marTop w:val="0"/>
      <w:marBottom w:val="0"/>
      <w:divBdr>
        <w:top w:val="none" w:sz="0" w:space="0" w:color="auto"/>
        <w:left w:val="none" w:sz="0" w:space="0" w:color="auto"/>
        <w:bottom w:val="none" w:sz="0" w:space="0" w:color="auto"/>
        <w:right w:val="none" w:sz="0" w:space="0" w:color="auto"/>
      </w:divBdr>
    </w:div>
    <w:div w:id="213274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raw.io/"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032806\OneDrive\Templates\Mo%20Template.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7CA61-A000-4EE0-B4A5-D9AF73BC2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Template>
  <TotalTime>63</TotalTime>
  <Pages>13</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City College</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75: Designing a game interface</dc:subject>
  <dc:creator>STUDENT Joseph Roper</dc:creator>
  <cp:lastModifiedBy>STUDENT Joseph Roper</cp:lastModifiedBy>
  <cp:revision>8</cp:revision>
  <dcterms:created xsi:type="dcterms:W3CDTF">2019-06-24T08:54:00Z</dcterms:created>
  <dcterms:modified xsi:type="dcterms:W3CDTF">2019-06-24T09:57:00Z</dcterms:modified>
</cp:coreProperties>
</file>